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7984E1" w14:textId="77777777" w:rsidR="00AD32C4" w:rsidRDefault="00510ED4">
      <w:pPr>
        <w:spacing w:line="360" w:lineRule="auto"/>
        <w:jc w:val="center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受试者招募广告</w:t>
      </w:r>
    </w:p>
    <w:p w14:paraId="22DA5703" w14:textId="553A0356" w:rsidR="00AD32C4" w:rsidRDefault="008918EE">
      <w:pPr>
        <w:widowControl/>
        <w:spacing w:line="360" w:lineRule="auto"/>
        <w:ind w:firstLineChars="200" w:firstLine="480"/>
        <w:jc w:val="left"/>
        <w:rPr>
          <w:rFonts w:ascii="微软雅黑" w:eastAsia="微软雅黑" w:hAnsi="微软雅黑" w:cs="微软雅黑"/>
          <w:sz w:val="24"/>
          <w:szCs w:val="24"/>
        </w:rPr>
      </w:pPr>
      <w:r w:rsidRPr="008918EE">
        <w:rPr>
          <w:rFonts w:ascii="微软雅黑" w:eastAsia="微软雅黑" w:hAnsi="微软雅黑" w:cs="微软雅黑" w:hint="eastAsia"/>
          <w:sz w:val="24"/>
          <w:szCs w:val="24"/>
          <w:lang w:bidi="ar"/>
        </w:rPr>
        <w:t>大连理工大学附属中心医院（大连市中心医院）</w:t>
      </w:r>
      <w:r w:rsidR="00510ED4">
        <w:rPr>
          <w:rFonts w:ascii="微软雅黑" w:eastAsia="微软雅黑" w:hAnsi="微软雅黑" w:cs="微软雅黑" w:hint="eastAsia"/>
          <w:sz w:val="24"/>
          <w:szCs w:val="24"/>
          <w:lang w:bidi="ar"/>
        </w:rPr>
        <w:t>近期将开展的一项名为</w:t>
      </w:r>
      <w:r w:rsidR="00510ED4">
        <w:rPr>
          <w:rFonts w:ascii="微软雅黑" w:eastAsia="微软雅黑" w:hAnsi="微软雅黑" w:cs="微软雅黑" w:hint="eastAsia"/>
          <w:sz w:val="24"/>
          <w:szCs w:val="24"/>
        </w:rPr>
        <w:t>“</w:t>
      </w:r>
      <w:r w:rsidR="00510ED4">
        <w:rPr>
          <w:rFonts w:ascii="微软雅黑" w:eastAsia="微软雅黑" w:hAnsi="微软雅黑" w:cs="微软雅黑" w:hint="eastAsia"/>
          <w:sz w:val="24"/>
          <w:szCs w:val="24"/>
          <w:u w:val="single"/>
          <w:lang w:bidi="zh-CN"/>
        </w:rPr>
        <w:t>一项评价胶原蛋白植入剂用于纠正额部动力性皱纹（鱼尾纹）的有效性和安全性的前瞻性、多中心、随机、平行对照、评估者设盲、非劣效性临床试验</w:t>
      </w:r>
      <w:r w:rsidR="00510ED4">
        <w:rPr>
          <w:rFonts w:ascii="微软雅黑" w:eastAsia="微软雅黑" w:hAnsi="微软雅黑" w:cs="微软雅黑" w:hint="eastAsia"/>
          <w:sz w:val="24"/>
          <w:szCs w:val="24"/>
        </w:rPr>
        <w:t>”</w:t>
      </w:r>
      <w:r w:rsidR="00510ED4">
        <w:rPr>
          <w:rFonts w:ascii="微软雅黑" w:eastAsia="微软雅黑" w:hAnsi="微软雅黑" w:cs="微软雅黑" w:hint="eastAsia"/>
          <w:sz w:val="24"/>
          <w:szCs w:val="24"/>
          <w:lang w:bidi="ar"/>
        </w:rPr>
        <w:t>。</w:t>
      </w:r>
    </w:p>
    <w:p w14:paraId="1E7E02C3" w14:textId="77777777" w:rsidR="00AD32C4" w:rsidRDefault="00510ED4">
      <w:pPr>
        <w:spacing w:line="360" w:lineRule="auto"/>
        <w:ind w:firstLineChars="200" w:firstLine="480"/>
        <w:rPr>
          <w:rFonts w:ascii="微软雅黑" w:eastAsia="微软雅黑" w:hAnsi="微软雅黑" w:cs="微软雅黑"/>
          <w:bCs/>
          <w:sz w:val="24"/>
          <w:szCs w:val="24"/>
        </w:rPr>
      </w:pPr>
      <w:r>
        <w:rPr>
          <w:rFonts w:ascii="微软雅黑" w:eastAsia="微软雅黑" w:hAnsi="微软雅黑" w:cs="微软雅黑"/>
          <w:bCs/>
          <w:sz w:val="24"/>
          <w:szCs w:val="24"/>
        </w:rPr>
        <w:t>胶原蛋白植入剂</w:t>
      </w:r>
      <w:r>
        <w:rPr>
          <w:rFonts w:ascii="微软雅黑" w:eastAsia="微软雅黑" w:hAnsi="微软雅黑" w:cs="微软雅黑" w:hint="eastAsia"/>
          <w:bCs/>
          <w:sz w:val="24"/>
          <w:szCs w:val="24"/>
        </w:rPr>
        <w:t>为皮肤填充剂，具有一定的软组织填充和支撑效果，通过</w:t>
      </w:r>
      <w:r>
        <w:rPr>
          <w:rFonts w:ascii="微软雅黑" w:eastAsia="微软雅黑" w:hAnsi="微软雅黑" w:cs="微软雅黑"/>
          <w:bCs/>
          <w:sz w:val="24"/>
          <w:szCs w:val="24"/>
        </w:rPr>
        <w:t>面部真皮组织注射</w:t>
      </w:r>
      <w:r>
        <w:rPr>
          <w:rFonts w:ascii="微软雅黑" w:eastAsia="微软雅黑" w:hAnsi="微软雅黑" w:cs="微软雅黑" w:hint="eastAsia"/>
          <w:bCs/>
          <w:sz w:val="24"/>
          <w:szCs w:val="24"/>
        </w:rPr>
        <w:t>，起到</w:t>
      </w:r>
      <w:r>
        <w:rPr>
          <w:rFonts w:ascii="微软雅黑" w:eastAsia="微软雅黑" w:hAnsi="微软雅黑" w:cs="微软雅黑"/>
          <w:bCs/>
          <w:sz w:val="24"/>
          <w:szCs w:val="24"/>
        </w:rPr>
        <w:t>纠正</w:t>
      </w:r>
      <w:r>
        <w:rPr>
          <w:rFonts w:ascii="微软雅黑" w:eastAsia="微软雅黑" w:hAnsi="微软雅黑" w:cs="微软雅黑" w:hint="eastAsia"/>
          <w:bCs/>
          <w:sz w:val="24"/>
          <w:szCs w:val="24"/>
        </w:rPr>
        <w:t>额部动力性皱纹（鱼尾纹）作用。</w:t>
      </w:r>
    </w:p>
    <w:p w14:paraId="637A8498" w14:textId="77777777" w:rsidR="00AD32C4" w:rsidRDefault="00510ED4">
      <w:pPr>
        <w:spacing w:line="360" w:lineRule="auto"/>
        <w:rPr>
          <w:rFonts w:ascii="微软雅黑" w:eastAsia="微软雅黑" w:hAnsi="微软雅黑" w:cs="微软雅黑"/>
          <w:b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sz w:val="24"/>
          <w:szCs w:val="24"/>
        </w:rPr>
        <w:t>招募条件：</w:t>
      </w:r>
    </w:p>
    <w:p w14:paraId="0D49C675" w14:textId="77777777" w:rsidR="00AD32C4" w:rsidRDefault="00510ED4">
      <w:pPr>
        <w:pStyle w:val="a"/>
        <w:numPr>
          <w:ilvl w:val="0"/>
          <w:numId w:val="2"/>
        </w:numPr>
        <w:shd w:val="clear" w:color="auto" w:fill="FFFFFF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年龄≥18周岁，性别不限；</w:t>
      </w:r>
    </w:p>
    <w:p w14:paraId="624F32F8" w14:textId="77777777" w:rsidR="00AD32C4" w:rsidRDefault="00510ED4">
      <w:pPr>
        <w:pStyle w:val="a"/>
        <w:numPr>
          <w:ilvl w:val="0"/>
          <w:numId w:val="2"/>
        </w:numPr>
        <w:shd w:val="clear" w:color="auto" w:fill="FFFFFF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注射研究者现场对受试者两侧鱼尾纹进行评估，WSRS严重程度评分均为中度或重度（3级或4级），两侧评分可不一致；</w:t>
      </w:r>
    </w:p>
    <w:p w14:paraId="50596CCF" w14:textId="77777777" w:rsidR="00AD32C4" w:rsidRDefault="00510ED4">
      <w:pPr>
        <w:pStyle w:val="a"/>
        <w:numPr>
          <w:ilvl w:val="0"/>
          <w:numId w:val="2"/>
        </w:num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自愿参加临床试验，并同意签署书面知情同意书。</w:t>
      </w:r>
    </w:p>
    <w:p w14:paraId="3A943478" w14:textId="77777777" w:rsidR="00AD32C4" w:rsidRDefault="00AD32C4">
      <w:pPr>
        <w:pStyle w:val="a"/>
        <w:numPr>
          <w:ilvl w:val="255"/>
          <w:numId w:val="0"/>
        </w:numPr>
        <w:rPr>
          <w:rFonts w:ascii="微软雅黑" w:eastAsia="微软雅黑" w:hAnsi="微软雅黑" w:cs="微软雅黑"/>
          <w:b/>
          <w:bCs/>
          <w:sz w:val="24"/>
          <w:szCs w:val="24"/>
        </w:rPr>
      </w:pPr>
    </w:p>
    <w:p w14:paraId="292EE482" w14:textId="6861B816" w:rsidR="00AD32C4" w:rsidDel="00DF0715" w:rsidRDefault="00510ED4">
      <w:pPr>
        <w:pStyle w:val="a"/>
        <w:numPr>
          <w:ilvl w:val="255"/>
          <w:numId w:val="0"/>
        </w:numPr>
        <w:rPr>
          <w:del w:id="0" w:author="dell" w:date="2025-09-28T13:56:00Z"/>
          <w:rFonts w:ascii="微软雅黑" w:eastAsia="微软雅黑" w:hAnsi="微软雅黑" w:cs="微软雅黑"/>
          <w:b/>
          <w:bCs/>
          <w:sz w:val="24"/>
          <w:szCs w:val="24"/>
        </w:rPr>
      </w:pPr>
      <w:bookmarkStart w:id="1" w:name="_GoBack"/>
      <w:bookmarkEnd w:id="1"/>
      <w:del w:id="2" w:author="dell" w:date="2025-09-28T13:56:00Z">
        <w:r w:rsidDel="00DF0715">
          <w:rPr>
            <w:rFonts w:ascii="微软雅黑" w:eastAsia="微软雅黑" w:hAnsi="微软雅黑" w:cs="微软雅黑" w:hint="eastAsia"/>
            <w:sz w:val="24"/>
            <w:szCs w:val="24"/>
          </w:rPr>
          <w:delText>参加试验涉及的医疗器械及方案要求的检查费用由申办者承担，并提供适当的交通补贴。</w:delText>
        </w:r>
      </w:del>
    </w:p>
    <w:p w14:paraId="70779941" w14:textId="77777777" w:rsidR="00AD32C4" w:rsidRDefault="00AD32C4">
      <w:pPr>
        <w:spacing w:line="360" w:lineRule="auto"/>
        <w:rPr>
          <w:rFonts w:ascii="微软雅黑" w:eastAsia="微软雅黑" w:hAnsi="微软雅黑" w:cs="微软雅黑"/>
          <w:b/>
          <w:bCs/>
          <w:sz w:val="24"/>
          <w:szCs w:val="24"/>
        </w:rPr>
      </w:pPr>
    </w:p>
    <w:p w14:paraId="53A8F7F9" w14:textId="5580984A" w:rsidR="00AD32C4" w:rsidRDefault="00510ED4">
      <w:pPr>
        <w:spacing w:line="360" w:lineRule="auto"/>
        <w:rPr>
          <w:rFonts w:ascii="Times New Roman" w:eastAsia="微软雅黑" w:hAnsi="Times New Roman" w:cs="Times New Roman"/>
          <w:sz w:val="24"/>
          <w:szCs w:val="24"/>
        </w:rPr>
      </w:pPr>
      <w:r>
        <w:rPr>
          <w:rFonts w:ascii="Times New Roman" w:eastAsia="微软雅黑" w:hAnsi="Times New Roman" w:cs="Times New Roman"/>
          <w:sz w:val="24"/>
          <w:szCs w:val="24"/>
        </w:rPr>
        <w:t>联系方式：</w:t>
      </w:r>
      <w:r w:rsidR="008918EE" w:rsidRPr="008918EE">
        <w:rPr>
          <w:rFonts w:ascii="Times New Roman" w:eastAsia="微软雅黑" w:hAnsi="Times New Roman" w:cs="Times New Roman" w:hint="eastAsia"/>
          <w:sz w:val="24"/>
          <w:szCs w:val="24"/>
        </w:rPr>
        <w:t>大连理工大学附属中心医院（大连市中心医院）</w:t>
      </w:r>
      <w:r w:rsidR="00022951" w:rsidRPr="00022951">
        <w:rPr>
          <w:rFonts w:ascii="Times New Roman" w:eastAsia="微软雅黑" w:hAnsi="Times New Roman" w:cs="Times New Roman" w:hint="eastAsia"/>
          <w:sz w:val="24"/>
          <w:szCs w:val="24"/>
        </w:rPr>
        <w:t>整形美容科</w:t>
      </w:r>
    </w:p>
    <w:p w14:paraId="00DDC82F" w14:textId="49F56CD9" w:rsidR="00AD32C4" w:rsidRDefault="00510ED4">
      <w:pPr>
        <w:spacing w:line="360" w:lineRule="auto"/>
        <w:jc w:val="left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联系人：</w:t>
      </w:r>
      <w:r w:rsidR="00A077CD" w:rsidRPr="00A077CD">
        <w:rPr>
          <w:rFonts w:ascii="微软雅黑" w:eastAsia="微软雅黑" w:hAnsi="微软雅黑" w:cs="微软雅黑" w:hint="eastAsia"/>
          <w:sz w:val="24"/>
          <w:szCs w:val="24"/>
          <w:u w:val="single"/>
        </w:rPr>
        <w:t>王慧</w:t>
      </w:r>
    </w:p>
    <w:p w14:paraId="57555457" w14:textId="2863169F" w:rsidR="00AD32C4" w:rsidRDefault="00510ED4">
      <w:pPr>
        <w:spacing w:line="360" w:lineRule="auto"/>
        <w:jc w:val="left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电话：</w:t>
      </w:r>
      <w:r w:rsidR="00A077CD" w:rsidRPr="00A077CD">
        <w:rPr>
          <w:rFonts w:ascii="微软雅黑" w:eastAsia="微软雅黑" w:hAnsi="微软雅黑" w:cs="微软雅黑"/>
          <w:sz w:val="24"/>
          <w:szCs w:val="24"/>
          <w:u w:val="single"/>
        </w:rPr>
        <w:t>0411-84412001-8332</w:t>
      </w:r>
    </w:p>
    <w:p w14:paraId="28FB06A6" w14:textId="77777777" w:rsidR="00AD32C4" w:rsidRDefault="00AD32C4">
      <w:pPr>
        <w:spacing w:line="360" w:lineRule="auto"/>
        <w:rPr>
          <w:rFonts w:ascii="微软雅黑" w:eastAsia="微软雅黑" w:hAnsi="微软雅黑" w:cs="微软雅黑"/>
          <w:sz w:val="24"/>
          <w:szCs w:val="24"/>
        </w:rPr>
      </w:pPr>
    </w:p>
    <w:p w14:paraId="678D20DF" w14:textId="77777777" w:rsidR="00AD32C4" w:rsidRDefault="00AD32C4">
      <w:pPr>
        <w:spacing w:line="360" w:lineRule="auto"/>
        <w:rPr>
          <w:rFonts w:ascii="微软雅黑" w:eastAsia="微软雅黑" w:hAnsi="微软雅黑" w:cs="微软雅黑"/>
          <w:sz w:val="24"/>
          <w:szCs w:val="24"/>
        </w:rPr>
      </w:pPr>
    </w:p>
    <w:p w14:paraId="69442D6E" w14:textId="77777777" w:rsidR="00AD32C4" w:rsidRDefault="00AD32C4">
      <w:pPr>
        <w:spacing w:line="360" w:lineRule="auto"/>
        <w:rPr>
          <w:rFonts w:ascii="微软雅黑" w:eastAsia="微软雅黑" w:hAnsi="微软雅黑" w:cs="微软雅黑"/>
          <w:sz w:val="24"/>
          <w:szCs w:val="24"/>
        </w:rPr>
      </w:pPr>
    </w:p>
    <w:p w14:paraId="2F673E8F" w14:textId="77777777" w:rsidR="00AD32C4" w:rsidRDefault="00AD32C4">
      <w:pPr>
        <w:spacing w:line="360" w:lineRule="auto"/>
        <w:rPr>
          <w:rFonts w:ascii="微软雅黑" w:eastAsia="微软雅黑" w:hAnsi="微软雅黑" w:cs="微软雅黑"/>
          <w:sz w:val="24"/>
          <w:szCs w:val="24"/>
        </w:rPr>
      </w:pPr>
    </w:p>
    <w:p w14:paraId="0ADDB994" w14:textId="77777777" w:rsidR="00AD32C4" w:rsidRDefault="00AD32C4">
      <w:pPr>
        <w:spacing w:line="360" w:lineRule="auto"/>
        <w:rPr>
          <w:rFonts w:ascii="微软雅黑" w:eastAsia="微软雅黑" w:hAnsi="微软雅黑" w:cs="微软雅黑"/>
          <w:sz w:val="24"/>
          <w:szCs w:val="24"/>
        </w:rPr>
      </w:pPr>
    </w:p>
    <w:p w14:paraId="7CF6BCF1" w14:textId="77777777" w:rsidR="00AD32C4" w:rsidRDefault="00AD32C4">
      <w:pPr>
        <w:spacing w:line="360" w:lineRule="auto"/>
        <w:rPr>
          <w:rFonts w:ascii="微软雅黑" w:eastAsia="微软雅黑" w:hAnsi="微软雅黑" w:cs="微软雅黑"/>
          <w:sz w:val="24"/>
          <w:szCs w:val="24"/>
        </w:rPr>
      </w:pPr>
    </w:p>
    <w:p w14:paraId="222B9471" w14:textId="77777777" w:rsidR="00AD32C4" w:rsidRDefault="00AD32C4">
      <w:pPr>
        <w:spacing w:line="360" w:lineRule="auto"/>
        <w:rPr>
          <w:rFonts w:ascii="微软雅黑" w:eastAsia="微软雅黑" w:hAnsi="微软雅黑" w:cs="微软雅黑"/>
          <w:sz w:val="24"/>
          <w:szCs w:val="24"/>
        </w:rPr>
      </w:pPr>
    </w:p>
    <w:p w14:paraId="7583621F" w14:textId="77777777" w:rsidR="00AD32C4" w:rsidRDefault="00510ED4">
      <w:pPr>
        <w:spacing w:line="360" w:lineRule="auto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附件1</w:t>
      </w:r>
    </w:p>
    <w:p w14:paraId="4C582CF1" w14:textId="77777777" w:rsidR="00AD32C4" w:rsidRDefault="00510ED4">
      <w:pPr>
        <w:jc w:val="center"/>
        <w:rPr>
          <w:rFonts w:ascii="微软雅黑" w:eastAsia="微软雅黑" w:hAnsi="微软雅黑" w:cs="微软雅黑"/>
          <w:b/>
          <w:bCs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bCs/>
          <w:sz w:val="24"/>
          <w:szCs w:val="24"/>
        </w:rPr>
        <w:t>招募广告投放说明</w:t>
      </w:r>
    </w:p>
    <w:p w14:paraId="692904B7" w14:textId="77777777" w:rsidR="00AD32C4" w:rsidRDefault="00AD32C4">
      <w:pPr>
        <w:jc w:val="center"/>
        <w:rPr>
          <w:rFonts w:ascii="微软雅黑" w:eastAsia="微软雅黑" w:hAnsi="微软雅黑" w:cs="微软雅黑"/>
          <w:b/>
          <w:bCs/>
          <w:sz w:val="24"/>
          <w:szCs w:val="24"/>
        </w:rPr>
      </w:pPr>
    </w:p>
    <w:p w14:paraId="6DC0FFFA" w14:textId="73014B96" w:rsidR="00AD32C4" w:rsidRDefault="008918EE">
      <w:pPr>
        <w:spacing w:line="480" w:lineRule="auto"/>
        <w:rPr>
          <w:rFonts w:ascii="微软雅黑" w:eastAsia="微软雅黑" w:hAnsi="微软雅黑" w:cs="微软雅黑"/>
          <w:b/>
          <w:bCs/>
          <w:sz w:val="24"/>
          <w:szCs w:val="24"/>
        </w:rPr>
      </w:pPr>
      <w:r w:rsidRPr="008918EE">
        <w:rPr>
          <w:rFonts w:ascii="微软雅黑" w:eastAsia="微软雅黑" w:hAnsi="微软雅黑" w:cs="微软雅黑" w:hint="eastAsia"/>
          <w:b/>
          <w:bCs/>
          <w:sz w:val="24"/>
          <w:szCs w:val="24"/>
        </w:rPr>
        <w:t>大连理工大学附属中心医院（大连市中心医院）</w:t>
      </w:r>
      <w:r w:rsidR="00510ED4">
        <w:rPr>
          <w:rFonts w:ascii="微软雅黑" w:eastAsia="微软雅黑" w:hAnsi="微软雅黑" w:cs="微软雅黑" w:hint="eastAsia"/>
          <w:b/>
          <w:bCs/>
          <w:sz w:val="24"/>
          <w:szCs w:val="24"/>
        </w:rPr>
        <w:t>医疗器械临床试验机构/临床试验伦理委员会：</w:t>
      </w:r>
    </w:p>
    <w:p w14:paraId="2028FF47" w14:textId="1176DB84" w:rsidR="00AD32C4" w:rsidRDefault="00510ED4">
      <w:pPr>
        <w:spacing w:line="480" w:lineRule="auto"/>
        <w:ind w:firstLine="435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“一项评价胶原蛋白植入剂用于纠正额部动力性皱纹（鱼尾纹）的有效性和安全性的前瞻性、多中心、随机、平行对照、评估者设盲、非劣效性临床试验”拟在贵院</w:t>
      </w:r>
      <w:r w:rsidR="00A24DEF" w:rsidRPr="00022951">
        <w:rPr>
          <w:rFonts w:ascii="Times New Roman" w:eastAsia="微软雅黑" w:hAnsi="Times New Roman" w:cs="Times New Roman" w:hint="eastAsia"/>
          <w:sz w:val="24"/>
          <w:szCs w:val="24"/>
        </w:rPr>
        <w:t>整形美容科</w:t>
      </w:r>
      <w:r>
        <w:rPr>
          <w:rFonts w:ascii="微软雅黑" w:eastAsia="微软雅黑" w:hAnsi="微软雅黑" w:cs="微软雅黑" w:hint="eastAsia"/>
          <w:sz w:val="24"/>
          <w:szCs w:val="24"/>
        </w:rPr>
        <w:t>进行，本临床试验项目在实施期间计划采用宣传单、微信、易拉宝的宣传方式在医院内部以及其他媒体进行招募，招募广告内容将严格按照伦理委员会通过内容执行。</w:t>
      </w:r>
    </w:p>
    <w:p w14:paraId="5FD5F82B" w14:textId="77777777" w:rsidR="00AD32C4" w:rsidRDefault="00510ED4">
      <w:pPr>
        <w:spacing w:line="480" w:lineRule="auto"/>
        <w:ind w:firstLineChars="200" w:firstLine="480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特此说明！</w:t>
      </w:r>
    </w:p>
    <w:p w14:paraId="2E9E7E5C" w14:textId="77777777" w:rsidR="00AD32C4" w:rsidRDefault="00AD32C4">
      <w:pPr>
        <w:spacing w:line="480" w:lineRule="auto"/>
        <w:ind w:firstLine="435"/>
        <w:jc w:val="right"/>
        <w:rPr>
          <w:rFonts w:ascii="微软雅黑" w:eastAsia="微软雅黑" w:hAnsi="微软雅黑" w:cs="微软雅黑"/>
          <w:sz w:val="24"/>
          <w:szCs w:val="24"/>
        </w:rPr>
      </w:pPr>
    </w:p>
    <w:p w14:paraId="154627F0" w14:textId="77777777" w:rsidR="00AD32C4" w:rsidRDefault="00510ED4">
      <w:pPr>
        <w:spacing w:line="480" w:lineRule="auto"/>
        <w:ind w:firstLine="435"/>
        <w:jc w:val="right"/>
        <w:rPr>
          <w:rFonts w:ascii="微软雅黑" w:eastAsia="微软雅黑" w:hAnsi="微软雅黑" w:cs="微软雅黑"/>
          <w:sz w:val="24"/>
          <w:szCs w:val="24"/>
        </w:rPr>
      </w:pPr>
      <w:proofErr w:type="gramStart"/>
      <w:r>
        <w:rPr>
          <w:rFonts w:ascii="微软雅黑" w:eastAsia="微软雅黑" w:hAnsi="微软雅黑" w:cs="微软雅黑" w:hint="eastAsia"/>
          <w:sz w:val="24"/>
          <w:szCs w:val="24"/>
        </w:rPr>
        <w:t>哈尔滨沛奇隆</w:t>
      </w:r>
      <w:proofErr w:type="gramEnd"/>
      <w:r>
        <w:rPr>
          <w:rFonts w:ascii="微软雅黑" w:eastAsia="微软雅黑" w:hAnsi="微软雅黑" w:cs="微软雅黑" w:hint="eastAsia"/>
          <w:sz w:val="24"/>
          <w:szCs w:val="24"/>
        </w:rPr>
        <w:t>生物制药有限公司</w:t>
      </w:r>
    </w:p>
    <w:p w14:paraId="1F3FD5B3" w14:textId="77777777" w:rsidR="00AD32C4" w:rsidRDefault="00510ED4">
      <w:pPr>
        <w:spacing w:line="480" w:lineRule="auto"/>
        <w:ind w:firstLine="435"/>
        <w:jc w:val="right"/>
        <w:rPr>
          <w:rFonts w:ascii="Times New Roman" w:eastAsia="微软雅黑" w:hAnsi="Times New Roman" w:cs="Times New Roman"/>
          <w:sz w:val="24"/>
          <w:szCs w:val="24"/>
        </w:rPr>
      </w:pPr>
      <w:r>
        <w:rPr>
          <w:rFonts w:ascii="Times New Roman" w:eastAsia="微软雅黑" w:hAnsi="Times New Roman" w:cs="Times New Roman"/>
          <w:sz w:val="24"/>
          <w:szCs w:val="24"/>
        </w:rPr>
        <w:t>2025</w:t>
      </w:r>
      <w:r>
        <w:rPr>
          <w:rFonts w:ascii="Times New Roman" w:eastAsia="微软雅黑" w:hAnsi="Times New Roman" w:cs="Times New Roman"/>
          <w:sz w:val="24"/>
          <w:szCs w:val="24"/>
        </w:rPr>
        <w:t>年</w:t>
      </w:r>
      <w:r>
        <w:rPr>
          <w:rFonts w:ascii="Times New Roman" w:eastAsia="微软雅黑" w:hAnsi="Times New Roman" w:cs="Times New Roman"/>
          <w:sz w:val="24"/>
          <w:szCs w:val="24"/>
        </w:rPr>
        <w:t>0</w:t>
      </w:r>
      <w:r>
        <w:rPr>
          <w:rFonts w:ascii="Times New Roman" w:eastAsia="微软雅黑" w:hAnsi="Times New Roman" w:cs="Times New Roman" w:hint="eastAsia"/>
          <w:sz w:val="24"/>
          <w:szCs w:val="24"/>
        </w:rPr>
        <w:t>8</w:t>
      </w:r>
      <w:r>
        <w:rPr>
          <w:rFonts w:ascii="Times New Roman" w:eastAsia="微软雅黑" w:hAnsi="Times New Roman" w:cs="Times New Roman"/>
          <w:sz w:val="24"/>
          <w:szCs w:val="24"/>
        </w:rPr>
        <w:t>月</w:t>
      </w:r>
      <w:r>
        <w:rPr>
          <w:rFonts w:ascii="Times New Roman" w:eastAsia="微软雅黑" w:hAnsi="Times New Roman" w:cs="Times New Roman"/>
          <w:sz w:val="24"/>
          <w:szCs w:val="24"/>
        </w:rPr>
        <w:t>11</w:t>
      </w:r>
      <w:r>
        <w:rPr>
          <w:rFonts w:ascii="Times New Roman" w:eastAsia="微软雅黑" w:hAnsi="Times New Roman" w:cs="Times New Roman"/>
          <w:sz w:val="24"/>
          <w:szCs w:val="24"/>
        </w:rPr>
        <w:t>日</w:t>
      </w:r>
    </w:p>
    <w:sectPr w:rsidR="00AD32C4">
      <w:footerReference w:type="default" r:id="rId7"/>
      <w:pgSz w:w="11906" w:h="16838"/>
      <w:pgMar w:top="1100" w:right="1406" w:bottom="1043" w:left="1406" w:header="851" w:footer="39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C06E6A" w14:textId="77777777" w:rsidR="00884BD4" w:rsidRDefault="00884BD4">
      <w:r>
        <w:separator/>
      </w:r>
    </w:p>
  </w:endnote>
  <w:endnote w:type="continuationSeparator" w:id="0">
    <w:p w14:paraId="22557BDA" w14:textId="77777777" w:rsidR="00884BD4" w:rsidRDefault="00884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"/>
    </w:sdtPr>
    <w:sdtEndPr/>
    <w:sdtContent>
      <w:p w14:paraId="4F70A43E" w14:textId="535242E6" w:rsidR="00AD32C4" w:rsidRDefault="00510ED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F0715" w:rsidRPr="00DF0715">
          <w:rPr>
            <w:noProof/>
            <w:lang w:val="zh-CN"/>
          </w:rPr>
          <w:t>2</w:t>
        </w:r>
        <w:r>
          <w:fldChar w:fldCharType="end"/>
        </w:r>
      </w:p>
    </w:sdtContent>
  </w:sdt>
  <w:p w14:paraId="507A9984" w14:textId="77777777" w:rsidR="00AD32C4" w:rsidRDefault="00510ED4">
    <w:pPr>
      <w:pStyle w:val="a8"/>
    </w:pPr>
    <w:r>
      <w:rPr>
        <w:rFonts w:hint="eastAsia"/>
      </w:rPr>
      <w:t>版本号：1.0                                                                     版本日期：2</w:t>
    </w:r>
    <w:r>
      <w:t>02</w:t>
    </w:r>
    <w:r>
      <w:rPr>
        <w:rFonts w:hint="eastAsia"/>
      </w:rPr>
      <w:t>5-08-</w:t>
    </w:r>
    <w:r>
      <w:t>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1C78D1" w14:textId="77777777" w:rsidR="00884BD4" w:rsidRDefault="00884BD4">
      <w:r>
        <w:separator/>
      </w:r>
    </w:p>
  </w:footnote>
  <w:footnote w:type="continuationSeparator" w:id="0">
    <w:p w14:paraId="1FA6F218" w14:textId="77777777" w:rsidR="00884BD4" w:rsidRDefault="00884B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033C3"/>
    <w:multiLevelType w:val="multilevel"/>
    <w:tmpl w:val="15B033C3"/>
    <w:lvl w:ilvl="0">
      <w:start w:val="1"/>
      <w:numFmt w:val="decimal"/>
      <w:pStyle w:val="a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51BB2A67"/>
    <w:multiLevelType w:val="multilevel"/>
    <w:tmpl w:val="51BB2A67"/>
    <w:lvl w:ilvl="0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ell">
    <w15:presenceInfo w15:providerId="None" w15:userId="del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trackRevisions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wYmQ5MmYzNzhjMDRjYjQ5NzIwMDU5N2NiN2RlZjYifQ=="/>
  </w:docVars>
  <w:rsids>
    <w:rsidRoot w:val="005A7813"/>
    <w:rsid w:val="FB57A001"/>
    <w:rsid w:val="00000CEB"/>
    <w:rsid w:val="00022951"/>
    <w:rsid w:val="00025D45"/>
    <w:rsid w:val="00027DC5"/>
    <w:rsid w:val="0003131B"/>
    <w:rsid w:val="00031C76"/>
    <w:rsid w:val="00041C33"/>
    <w:rsid w:val="00070D5D"/>
    <w:rsid w:val="000909FC"/>
    <w:rsid w:val="000A2927"/>
    <w:rsid w:val="000A7FD5"/>
    <w:rsid w:val="000D2E76"/>
    <w:rsid w:val="000D3888"/>
    <w:rsid w:val="000D7B27"/>
    <w:rsid w:val="000E160B"/>
    <w:rsid w:val="000E1F83"/>
    <w:rsid w:val="000E6274"/>
    <w:rsid w:val="00100938"/>
    <w:rsid w:val="00100C33"/>
    <w:rsid w:val="00113C60"/>
    <w:rsid w:val="0012051B"/>
    <w:rsid w:val="00120B84"/>
    <w:rsid w:val="00123F94"/>
    <w:rsid w:val="00134ACD"/>
    <w:rsid w:val="00135AD8"/>
    <w:rsid w:val="00136532"/>
    <w:rsid w:val="001504DE"/>
    <w:rsid w:val="0015078F"/>
    <w:rsid w:val="00174A08"/>
    <w:rsid w:val="00182F6A"/>
    <w:rsid w:val="00186EC9"/>
    <w:rsid w:val="001A684F"/>
    <w:rsid w:val="001B6787"/>
    <w:rsid w:val="001D2386"/>
    <w:rsid w:val="001D3E19"/>
    <w:rsid w:val="001E0EB2"/>
    <w:rsid w:val="001E28B5"/>
    <w:rsid w:val="001F496A"/>
    <w:rsid w:val="001F6C47"/>
    <w:rsid w:val="001F7511"/>
    <w:rsid w:val="001F77B6"/>
    <w:rsid w:val="00210DFD"/>
    <w:rsid w:val="00211F92"/>
    <w:rsid w:val="002204C7"/>
    <w:rsid w:val="00227448"/>
    <w:rsid w:val="00231162"/>
    <w:rsid w:val="002318E6"/>
    <w:rsid w:val="00232679"/>
    <w:rsid w:val="00232B5E"/>
    <w:rsid w:val="00233AF2"/>
    <w:rsid w:val="002501FE"/>
    <w:rsid w:val="00256041"/>
    <w:rsid w:val="00260BEA"/>
    <w:rsid w:val="002732A4"/>
    <w:rsid w:val="00280737"/>
    <w:rsid w:val="00285146"/>
    <w:rsid w:val="002951B5"/>
    <w:rsid w:val="002A3197"/>
    <w:rsid w:val="002A61DC"/>
    <w:rsid w:val="002B6911"/>
    <w:rsid w:val="002D0A24"/>
    <w:rsid w:val="002D739E"/>
    <w:rsid w:val="002E293C"/>
    <w:rsid w:val="002F026F"/>
    <w:rsid w:val="002F1E44"/>
    <w:rsid w:val="0030393A"/>
    <w:rsid w:val="00311111"/>
    <w:rsid w:val="00312F1C"/>
    <w:rsid w:val="0031471F"/>
    <w:rsid w:val="00321C16"/>
    <w:rsid w:val="003224AB"/>
    <w:rsid w:val="00341FD9"/>
    <w:rsid w:val="00343E50"/>
    <w:rsid w:val="0034586E"/>
    <w:rsid w:val="0035593A"/>
    <w:rsid w:val="00362770"/>
    <w:rsid w:val="003727AA"/>
    <w:rsid w:val="00397CEA"/>
    <w:rsid w:val="003A000C"/>
    <w:rsid w:val="003B2748"/>
    <w:rsid w:val="003B3D63"/>
    <w:rsid w:val="003B62B0"/>
    <w:rsid w:val="003C3E78"/>
    <w:rsid w:val="003C4DDE"/>
    <w:rsid w:val="003E396E"/>
    <w:rsid w:val="003E4A38"/>
    <w:rsid w:val="003F3209"/>
    <w:rsid w:val="003F7BD3"/>
    <w:rsid w:val="00402F94"/>
    <w:rsid w:val="00404694"/>
    <w:rsid w:val="00407B04"/>
    <w:rsid w:val="00414029"/>
    <w:rsid w:val="00416661"/>
    <w:rsid w:val="00417EC3"/>
    <w:rsid w:val="00427E86"/>
    <w:rsid w:val="0043127D"/>
    <w:rsid w:val="004325B5"/>
    <w:rsid w:val="0043515C"/>
    <w:rsid w:val="004402DA"/>
    <w:rsid w:val="00441498"/>
    <w:rsid w:val="00441FD9"/>
    <w:rsid w:val="00444DFC"/>
    <w:rsid w:val="00447C6E"/>
    <w:rsid w:val="00451D33"/>
    <w:rsid w:val="0045602C"/>
    <w:rsid w:val="00456501"/>
    <w:rsid w:val="00461B23"/>
    <w:rsid w:val="004643F4"/>
    <w:rsid w:val="00482200"/>
    <w:rsid w:val="0048759B"/>
    <w:rsid w:val="0049299E"/>
    <w:rsid w:val="004A5A2D"/>
    <w:rsid w:val="004B2728"/>
    <w:rsid w:val="004C0AAB"/>
    <w:rsid w:val="004C2089"/>
    <w:rsid w:val="004C4B50"/>
    <w:rsid w:val="004C759E"/>
    <w:rsid w:val="004D073E"/>
    <w:rsid w:val="004D333F"/>
    <w:rsid w:val="004D4927"/>
    <w:rsid w:val="004D59BF"/>
    <w:rsid w:val="004E355F"/>
    <w:rsid w:val="005013B3"/>
    <w:rsid w:val="00503F2B"/>
    <w:rsid w:val="00510ED4"/>
    <w:rsid w:val="00511979"/>
    <w:rsid w:val="005151F5"/>
    <w:rsid w:val="00525930"/>
    <w:rsid w:val="00537D55"/>
    <w:rsid w:val="00537F0A"/>
    <w:rsid w:val="00546731"/>
    <w:rsid w:val="00547124"/>
    <w:rsid w:val="005656A0"/>
    <w:rsid w:val="00565DCC"/>
    <w:rsid w:val="0057375F"/>
    <w:rsid w:val="00574B38"/>
    <w:rsid w:val="00582798"/>
    <w:rsid w:val="00596C49"/>
    <w:rsid w:val="00597DFF"/>
    <w:rsid w:val="005A7813"/>
    <w:rsid w:val="005B20CB"/>
    <w:rsid w:val="005B38C7"/>
    <w:rsid w:val="005C0E07"/>
    <w:rsid w:val="005D2732"/>
    <w:rsid w:val="005F7085"/>
    <w:rsid w:val="00620EFD"/>
    <w:rsid w:val="0062387B"/>
    <w:rsid w:val="006350FF"/>
    <w:rsid w:val="00637A31"/>
    <w:rsid w:val="00643DFD"/>
    <w:rsid w:val="006449F5"/>
    <w:rsid w:val="0065592C"/>
    <w:rsid w:val="0066053D"/>
    <w:rsid w:val="00674F69"/>
    <w:rsid w:val="0067664D"/>
    <w:rsid w:val="00677440"/>
    <w:rsid w:val="00683E80"/>
    <w:rsid w:val="00686DB6"/>
    <w:rsid w:val="00694C79"/>
    <w:rsid w:val="006A1C20"/>
    <w:rsid w:val="006B1A63"/>
    <w:rsid w:val="006B25F8"/>
    <w:rsid w:val="006B6D83"/>
    <w:rsid w:val="006D1EF3"/>
    <w:rsid w:val="006D42F9"/>
    <w:rsid w:val="006E11D9"/>
    <w:rsid w:val="006E1586"/>
    <w:rsid w:val="006E46FF"/>
    <w:rsid w:val="006F0B48"/>
    <w:rsid w:val="0071037D"/>
    <w:rsid w:val="00713026"/>
    <w:rsid w:val="00714CAD"/>
    <w:rsid w:val="007248F3"/>
    <w:rsid w:val="0072795A"/>
    <w:rsid w:val="00730A44"/>
    <w:rsid w:val="00735A62"/>
    <w:rsid w:val="00750A54"/>
    <w:rsid w:val="00756AE9"/>
    <w:rsid w:val="00777057"/>
    <w:rsid w:val="00777117"/>
    <w:rsid w:val="00777460"/>
    <w:rsid w:val="007841F9"/>
    <w:rsid w:val="00790E6C"/>
    <w:rsid w:val="00795838"/>
    <w:rsid w:val="007B07A9"/>
    <w:rsid w:val="007C5FF6"/>
    <w:rsid w:val="007D7024"/>
    <w:rsid w:val="007E5959"/>
    <w:rsid w:val="007F5313"/>
    <w:rsid w:val="007F7898"/>
    <w:rsid w:val="00801136"/>
    <w:rsid w:val="00805771"/>
    <w:rsid w:val="008208F8"/>
    <w:rsid w:val="00822404"/>
    <w:rsid w:val="008231C7"/>
    <w:rsid w:val="008273F4"/>
    <w:rsid w:val="00827E16"/>
    <w:rsid w:val="00831407"/>
    <w:rsid w:val="00837223"/>
    <w:rsid w:val="00844CE1"/>
    <w:rsid w:val="00866B5D"/>
    <w:rsid w:val="00884BD4"/>
    <w:rsid w:val="008918EE"/>
    <w:rsid w:val="008967E4"/>
    <w:rsid w:val="00897CB4"/>
    <w:rsid w:val="008B34CD"/>
    <w:rsid w:val="008B5DD1"/>
    <w:rsid w:val="008C0C63"/>
    <w:rsid w:val="008D376B"/>
    <w:rsid w:val="008F16FB"/>
    <w:rsid w:val="008F18EB"/>
    <w:rsid w:val="009017A6"/>
    <w:rsid w:val="00907C2A"/>
    <w:rsid w:val="009150F9"/>
    <w:rsid w:val="00946278"/>
    <w:rsid w:val="009552F0"/>
    <w:rsid w:val="00960F3B"/>
    <w:rsid w:val="00964AD5"/>
    <w:rsid w:val="00970896"/>
    <w:rsid w:val="00973765"/>
    <w:rsid w:val="0097420A"/>
    <w:rsid w:val="00983A1F"/>
    <w:rsid w:val="009932BF"/>
    <w:rsid w:val="009B13BB"/>
    <w:rsid w:val="009C5F4D"/>
    <w:rsid w:val="009D5E94"/>
    <w:rsid w:val="009F0073"/>
    <w:rsid w:val="009F16EA"/>
    <w:rsid w:val="00A018F6"/>
    <w:rsid w:val="00A04116"/>
    <w:rsid w:val="00A074A6"/>
    <w:rsid w:val="00A077CD"/>
    <w:rsid w:val="00A10BB7"/>
    <w:rsid w:val="00A16855"/>
    <w:rsid w:val="00A20516"/>
    <w:rsid w:val="00A24DEF"/>
    <w:rsid w:val="00A310F3"/>
    <w:rsid w:val="00A336D1"/>
    <w:rsid w:val="00A60CD0"/>
    <w:rsid w:val="00A64C82"/>
    <w:rsid w:val="00A65075"/>
    <w:rsid w:val="00A7356D"/>
    <w:rsid w:val="00A85FA3"/>
    <w:rsid w:val="00A86B53"/>
    <w:rsid w:val="00AA2641"/>
    <w:rsid w:val="00AA57A2"/>
    <w:rsid w:val="00AA5D31"/>
    <w:rsid w:val="00AC1153"/>
    <w:rsid w:val="00AC68A9"/>
    <w:rsid w:val="00AD32C4"/>
    <w:rsid w:val="00AE6541"/>
    <w:rsid w:val="00AE73E1"/>
    <w:rsid w:val="00AE7A94"/>
    <w:rsid w:val="00AF0590"/>
    <w:rsid w:val="00AF1A11"/>
    <w:rsid w:val="00AF2B19"/>
    <w:rsid w:val="00AF32E8"/>
    <w:rsid w:val="00B02D5E"/>
    <w:rsid w:val="00B1263A"/>
    <w:rsid w:val="00B12A48"/>
    <w:rsid w:val="00B335CD"/>
    <w:rsid w:val="00B474EA"/>
    <w:rsid w:val="00B612FA"/>
    <w:rsid w:val="00B65B3D"/>
    <w:rsid w:val="00B72E7F"/>
    <w:rsid w:val="00B913E8"/>
    <w:rsid w:val="00B9503D"/>
    <w:rsid w:val="00BA60D7"/>
    <w:rsid w:val="00BA7D14"/>
    <w:rsid w:val="00BB530B"/>
    <w:rsid w:val="00BC34A6"/>
    <w:rsid w:val="00BC4E5E"/>
    <w:rsid w:val="00BC5C37"/>
    <w:rsid w:val="00BC7F89"/>
    <w:rsid w:val="00BD54FE"/>
    <w:rsid w:val="00BD7471"/>
    <w:rsid w:val="00BE1593"/>
    <w:rsid w:val="00BE28D1"/>
    <w:rsid w:val="00BE3DCC"/>
    <w:rsid w:val="00BE7A2B"/>
    <w:rsid w:val="00C06F13"/>
    <w:rsid w:val="00C074D6"/>
    <w:rsid w:val="00C2369D"/>
    <w:rsid w:val="00C23C2F"/>
    <w:rsid w:val="00C24216"/>
    <w:rsid w:val="00C251F2"/>
    <w:rsid w:val="00C35EF0"/>
    <w:rsid w:val="00C42D09"/>
    <w:rsid w:val="00C43CB4"/>
    <w:rsid w:val="00C83F08"/>
    <w:rsid w:val="00C8721E"/>
    <w:rsid w:val="00C96288"/>
    <w:rsid w:val="00CA1A31"/>
    <w:rsid w:val="00CA50C9"/>
    <w:rsid w:val="00CB5A62"/>
    <w:rsid w:val="00CC03CD"/>
    <w:rsid w:val="00CC0D2C"/>
    <w:rsid w:val="00CF11BD"/>
    <w:rsid w:val="00CF1949"/>
    <w:rsid w:val="00CF4C5D"/>
    <w:rsid w:val="00D01180"/>
    <w:rsid w:val="00D15CCE"/>
    <w:rsid w:val="00D248BA"/>
    <w:rsid w:val="00D27128"/>
    <w:rsid w:val="00D330AC"/>
    <w:rsid w:val="00D34EFF"/>
    <w:rsid w:val="00D4042D"/>
    <w:rsid w:val="00D45667"/>
    <w:rsid w:val="00D53C6A"/>
    <w:rsid w:val="00D629BC"/>
    <w:rsid w:val="00D64DF3"/>
    <w:rsid w:val="00D65836"/>
    <w:rsid w:val="00D708A5"/>
    <w:rsid w:val="00D73009"/>
    <w:rsid w:val="00D81494"/>
    <w:rsid w:val="00D93A08"/>
    <w:rsid w:val="00D9793E"/>
    <w:rsid w:val="00DA77BF"/>
    <w:rsid w:val="00DB2A7F"/>
    <w:rsid w:val="00DB5FC5"/>
    <w:rsid w:val="00DC1C0D"/>
    <w:rsid w:val="00DF0715"/>
    <w:rsid w:val="00DF147B"/>
    <w:rsid w:val="00E00AC6"/>
    <w:rsid w:val="00E016C8"/>
    <w:rsid w:val="00E053CC"/>
    <w:rsid w:val="00E11285"/>
    <w:rsid w:val="00E22D79"/>
    <w:rsid w:val="00E24243"/>
    <w:rsid w:val="00E27D12"/>
    <w:rsid w:val="00E501F3"/>
    <w:rsid w:val="00E5773C"/>
    <w:rsid w:val="00E7074F"/>
    <w:rsid w:val="00E73E10"/>
    <w:rsid w:val="00E76BDE"/>
    <w:rsid w:val="00E83287"/>
    <w:rsid w:val="00E8330E"/>
    <w:rsid w:val="00E96ECA"/>
    <w:rsid w:val="00EA15C4"/>
    <w:rsid w:val="00EB1206"/>
    <w:rsid w:val="00EB172E"/>
    <w:rsid w:val="00EE013F"/>
    <w:rsid w:val="00EE046D"/>
    <w:rsid w:val="00EE32E6"/>
    <w:rsid w:val="00EF3A5F"/>
    <w:rsid w:val="00EF40E1"/>
    <w:rsid w:val="00F15E6B"/>
    <w:rsid w:val="00F31600"/>
    <w:rsid w:val="00F3346B"/>
    <w:rsid w:val="00F418E3"/>
    <w:rsid w:val="00F45596"/>
    <w:rsid w:val="00F476A4"/>
    <w:rsid w:val="00F51A72"/>
    <w:rsid w:val="00F526B7"/>
    <w:rsid w:val="00F56063"/>
    <w:rsid w:val="00F56EA3"/>
    <w:rsid w:val="00F57E70"/>
    <w:rsid w:val="00F63A55"/>
    <w:rsid w:val="00F64EB9"/>
    <w:rsid w:val="00F65843"/>
    <w:rsid w:val="00F73AB5"/>
    <w:rsid w:val="00F825E2"/>
    <w:rsid w:val="00F840CC"/>
    <w:rsid w:val="00FA27FA"/>
    <w:rsid w:val="00FA6F70"/>
    <w:rsid w:val="00FB22D0"/>
    <w:rsid w:val="00FB3221"/>
    <w:rsid w:val="00FC51D5"/>
    <w:rsid w:val="00FD3B1F"/>
    <w:rsid w:val="00FE1C94"/>
    <w:rsid w:val="00FF51BC"/>
    <w:rsid w:val="028D7658"/>
    <w:rsid w:val="0473086B"/>
    <w:rsid w:val="04FE337F"/>
    <w:rsid w:val="0AA7745F"/>
    <w:rsid w:val="0B572C67"/>
    <w:rsid w:val="0DC34E34"/>
    <w:rsid w:val="12A70514"/>
    <w:rsid w:val="184F6DB9"/>
    <w:rsid w:val="1C057927"/>
    <w:rsid w:val="1E933963"/>
    <w:rsid w:val="2CE62902"/>
    <w:rsid w:val="33715923"/>
    <w:rsid w:val="3B745178"/>
    <w:rsid w:val="3BF05D4F"/>
    <w:rsid w:val="3D5132EB"/>
    <w:rsid w:val="3DA056A3"/>
    <w:rsid w:val="3E1B4799"/>
    <w:rsid w:val="3F39062D"/>
    <w:rsid w:val="463830C3"/>
    <w:rsid w:val="4E786270"/>
    <w:rsid w:val="53F87BBA"/>
    <w:rsid w:val="5591415D"/>
    <w:rsid w:val="569168D5"/>
    <w:rsid w:val="58EF2CCE"/>
    <w:rsid w:val="598C6640"/>
    <w:rsid w:val="5E964FA9"/>
    <w:rsid w:val="608767D6"/>
    <w:rsid w:val="60C51B62"/>
    <w:rsid w:val="65376A6F"/>
    <w:rsid w:val="67F0143D"/>
    <w:rsid w:val="68177170"/>
    <w:rsid w:val="6B1013C0"/>
    <w:rsid w:val="76BB2650"/>
    <w:rsid w:val="771942CD"/>
    <w:rsid w:val="782561E8"/>
    <w:rsid w:val="7CF324A1"/>
    <w:rsid w:val="7D5F668F"/>
    <w:rsid w:val="7EB4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8C70DF"/>
  <w15:docId w15:val="{2E34E023-84D7-4308-BA58-123CDC2DF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0"/>
    <w:link w:val="a5"/>
    <w:uiPriority w:val="99"/>
    <w:unhideWhenUsed/>
    <w:qFormat/>
    <w:pPr>
      <w:jc w:val="left"/>
    </w:pPr>
  </w:style>
  <w:style w:type="paragraph" w:styleId="a6">
    <w:name w:val="Balloon Text"/>
    <w:basedOn w:val="a0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0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0"/>
    <w:link w:val="ab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List"/>
    <w:basedOn w:val="a0"/>
    <w:autoRedefine/>
    <w:qFormat/>
    <w:pPr>
      <w:ind w:left="200" w:hangingChars="200" w:hanging="200"/>
      <w:contextualSpacing/>
    </w:pPr>
    <w:rPr>
      <w:rFonts w:ascii="Times New Roman" w:eastAsia="宋体" w:hAnsi="Times New Roman" w:cs="Times New Roman"/>
      <w:szCs w:val="24"/>
    </w:rPr>
  </w:style>
  <w:style w:type="paragraph" w:styleId="ad">
    <w:name w:val="annotation subject"/>
    <w:basedOn w:val="a4"/>
    <w:next w:val="a4"/>
    <w:link w:val="ae"/>
    <w:autoRedefine/>
    <w:uiPriority w:val="99"/>
    <w:semiHidden/>
    <w:unhideWhenUsed/>
    <w:qFormat/>
    <w:rPr>
      <w:b/>
      <w:bCs/>
    </w:rPr>
  </w:style>
  <w:style w:type="character" w:styleId="af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customStyle="1" w:styleId="ab">
    <w:name w:val="页眉 字符"/>
    <w:basedOn w:val="a1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qFormat/>
    <w:rPr>
      <w:sz w:val="18"/>
      <w:szCs w:val="18"/>
    </w:rPr>
  </w:style>
  <w:style w:type="paragraph" w:styleId="a">
    <w:name w:val="List Paragraph"/>
    <w:basedOn w:val="a0"/>
    <w:link w:val="af0"/>
    <w:autoRedefine/>
    <w:uiPriority w:val="34"/>
    <w:qFormat/>
    <w:pPr>
      <w:numPr>
        <w:numId w:val="1"/>
      </w:numPr>
      <w:spacing w:line="360" w:lineRule="auto"/>
    </w:pPr>
  </w:style>
  <w:style w:type="character" w:customStyle="1" w:styleId="a7">
    <w:name w:val="批注框文本 字符"/>
    <w:basedOn w:val="a1"/>
    <w:link w:val="a6"/>
    <w:autoRedefine/>
    <w:uiPriority w:val="99"/>
    <w:semiHidden/>
    <w:qFormat/>
    <w:rPr>
      <w:kern w:val="2"/>
      <w:sz w:val="18"/>
      <w:szCs w:val="18"/>
    </w:rPr>
  </w:style>
  <w:style w:type="character" w:customStyle="1" w:styleId="a5">
    <w:name w:val="批注文字 字符"/>
    <w:basedOn w:val="a1"/>
    <w:link w:val="a4"/>
    <w:autoRedefine/>
    <w:uiPriority w:val="99"/>
    <w:qFormat/>
    <w:rPr>
      <w:kern w:val="2"/>
      <w:sz w:val="21"/>
      <w:szCs w:val="22"/>
    </w:rPr>
  </w:style>
  <w:style w:type="character" w:customStyle="1" w:styleId="ae">
    <w:name w:val="批注主题 字符"/>
    <w:basedOn w:val="a5"/>
    <w:link w:val="ad"/>
    <w:autoRedefine/>
    <w:uiPriority w:val="99"/>
    <w:semiHidden/>
    <w:qFormat/>
    <w:rPr>
      <w:b/>
      <w:bCs/>
      <w:kern w:val="2"/>
      <w:sz w:val="21"/>
      <w:szCs w:val="22"/>
    </w:rPr>
  </w:style>
  <w:style w:type="paragraph" w:customStyle="1" w:styleId="-11">
    <w:name w:val="彩色列表 - 强调文字颜色 11"/>
    <w:basedOn w:val="a0"/>
    <w:uiPriority w:val="34"/>
    <w:qFormat/>
    <w:pPr>
      <w:widowControl/>
      <w:ind w:firstLineChars="200" w:firstLine="420"/>
      <w:jc w:val="left"/>
    </w:pPr>
    <w:rPr>
      <w:rFonts w:ascii="Calibri" w:eastAsia="宋体" w:hAnsi="Calibri" w:cs="宋体"/>
      <w:kern w:val="0"/>
      <w:sz w:val="24"/>
    </w:rPr>
  </w:style>
  <w:style w:type="character" w:customStyle="1" w:styleId="af0">
    <w:name w:val="列出段落 字符"/>
    <w:link w:val="a"/>
    <w:uiPriority w:val="34"/>
    <w:qFormat/>
    <w:locked/>
    <w:rPr>
      <w:kern w:val="2"/>
      <w:sz w:val="21"/>
      <w:szCs w:val="22"/>
    </w:rPr>
  </w:style>
  <w:style w:type="paragraph" w:customStyle="1" w:styleId="1">
    <w:name w:val="修订1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2">
    <w:name w:val="修订2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3">
    <w:name w:val="修订3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4">
    <w:name w:val="修订4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5">
    <w:name w:val="修订5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6">
    <w:name w:val="修订6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529</Characters>
  <Application>Microsoft Office Word</Application>
  <DocSecurity>0</DocSecurity>
  <Lines>4</Lines>
  <Paragraphs>1</Paragraphs>
  <ScaleCrop>false</ScaleCrop>
  <Company>ITianKong.Com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SkyUser</dc:creator>
  <cp:lastModifiedBy>dell</cp:lastModifiedBy>
  <cp:revision>3</cp:revision>
  <cp:lastPrinted>2018-04-19T12:24:00Z</cp:lastPrinted>
  <dcterms:created xsi:type="dcterms:W3CDTF">2025-09-28T05:56:00Z</dcterms:created>
  <dcterms:modified xsi:type="dcterms:W3CDTF">2025-09-28T05:56:00Z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B37C87F3B3A54E4595330C5919169FDA_13</vt:lpwstr>
  </property>
  <property fmtid="{D5CDD505-2E9C-101B-9397-08002B2CF9AE}" pid="4" name="KSOTemplateDocerSaveRecord">
    <vt:lpwstr>eyJoZGlkIjoiNWRmNjRiMmNlMzI2NjJjNWMyNGUzNjU0Y2ZmYmMzMjEiLCJ1c2VySWQiOiIzMTc4MzYzODQifQ==</vt:lpwstr>
  </property>
</Properties>
</file>