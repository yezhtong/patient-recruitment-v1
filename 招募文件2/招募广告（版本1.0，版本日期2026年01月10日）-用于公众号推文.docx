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F6794B">
      <w:pPr>
        <w:spacing w:line="360" w:lineRule="auto"/>
        <w:jc w:val="center"/>
        <w:rPr>
          <w:rFonts w:ascii="Times New Roman" w:hAnsi="Times New Roman" w:eastAsia="黑体" w:cs="Times New Roman"/>
          <w:sz w:val="32"/>
          <w:szCs w:val="32"/>
        </w:rPr>
      </w:pPr>
      <w:r>
        <w:rPr>
          <w:rFonts w:hint="eastAsia" w:ascii="Times New Roman" w:hAnsi="Times New Roman" w:eastAsia="黑体" w:cs="Times New Roman"/>
          <w:sz w:val="32"/>
          <w:szCs w:val="32"/>
        </w:rPr>
        <w:t>受试者招募广告</w:t>
      </w:r>
    </w:p>
    <w:p w14:paraId="792DD60B">
      <w:pPr>
        <w:spacing w:line="360" w:lineRule="auto"/>
        <w:rPr>
          <w:rFonts w:ascii="宋体" w:hAnsi="宋体" w:eastAsia="宋体" w:cs="Times New Roman"/>
          <w:sz w:val="24"/>
          <w:szCs w:val="24"/>
        </w:rPr>
      </w:pPr>
      <w:r>
        <w:rPr>
          <w:rFonts w:hint="eastAsia" w:ascii="宋体" w:hAnsi="宋体" w:eastAsia="宋体" w:cs="Times New Roman"/>
          <w:sz w:val="24"/>
          <w:szCs w:val="24"/>
        </w:rPr>
        <w:t>尊敬</w:t>
      </w:r>
      <w:r>
        <w:rPr>
          <w:rFonts w:ascii="宋体" w:hAnsi="宋体" w:eastAsia="宋体" w:cs="Times New Roman"/>
          <w:sz w:val="24"/>
          <w:szCs w:val="24"/>
        </w:rPr>
        <w:t>的</w:t>
      </w:r>
      <w:r>
        <w:rPr>
          <w:rFonts w:hint="eastAsia" w:ascii="宋体" w:hAnsi="宋体" w:eastAsia="宋体" w:cs="Times New Roman"/>
          <w:sz w:val="24"/>
          <w:szCs w:val="24"/>
        </w:rPr>
        <w:t>女士/先生</w:t>
      </w:r>
      <w:r>
        <w:rPr>
          <w:rFonts w:ascii="宋体" w:hAnsi="宋体" w:eastAsia="宋体" w:cs="Times New Roman"/>
          <w:sz w:val="24"/>
          <w:szCs w:val="24"/>
        </w:rPr>
        <w:t>：</w:t>
      </w:r>
    </w:p>
    <w:p w14:paraId="3F458A09">
      <w:pPr>
        <w:spacing w:line="360" w:lineRule="auto"/>
        <w:ind w:firstLine="480" w:firstLineChars="200"/>
        <w:rPr>
          <w:rFonts w:ascii="宋体" w:hAnsi="宋体" w:eastAsia="宋体" w:cs="Times New Roman"/>
          <w:sz w:val="24"/>
          <w:szCs w:val="24"/>
        </w:rPr>
      </w:pPr>
      <w:r>
        <w:rPr>
          <w:rFonts w:hint="eastAsia" w:ascii="宋体" w:hAnsi="宋体" w:eastAsia="宋体" w:cs="Times New Roman"/>
          <w:sz w:val="24"/>
          <w:szCs w:val="24"/>
        </w:rPr>
        <w:t>您好！</w:t>
      </w:r>
    </w:p>
    <w:p w14:paraId="38394909">
      <w:pPr>
        <w:spacing w:line="360" w:lineRule="auto"/>
        <w:ind w:firstLine="480" w:firstLineChars="200"/>
        <w:rPr>
          <w:rFonts w:ascii="宋体" w:hAnsi="宋体" w:eastAsia="宋体" w:cs="Times New Roman"/>
          <w:sz w:val="24"/>
          <w:szCs w:val="24"/>
        </w:rPr>
      </w:pPr>
      <w:r>
        <w:rPr>
          <w:rFonts w:hint="eastAsia" w:ascii="宋体" w:hAnsi="宋体" w:eastAsia="宋体" w:cs="Times New Roman"/>
          <w:sz w:val="24"/>
          <w:szCs w:val="24"/>
        </w:rPr>
        <w:t>兹由北京大学深圳医院皮肤科开展的</w:t>
      </w:r>
      <w:bookmarkStart w:id="0" w:name="OLE_LINK36"/>
      <w:bookmarkStart w:id="1" w:name="OLE_LINK33"/>
      <w:bookmarkStart w:id="2" w:name="OLE_LINK38"/>
      <w:bookmarkStart w:id="3" w:name="OLE_LINK34"/>
      <w:bookmarkStart w:id="4" w:name="OLE_LINK40"/>
      <w:bookmarkStart w:id="5" w:name="OLE_LINK43"/>
      <w:bookmarkStart w:id="6" w:name="OLE_LINK39"/>
      <w:bookmarkStart w:id="7" w:name="OLE_LINK90"/>
      <w:bookmarkStart w:id="8" w:name="OLE_LINK32"/>
      <w:bookmarkStart w:id="9" w:name="OLE_LINK35"/>
      <w:bookmarkStart w:id="10" w:name="OLE_LINK44"/>
      <w:bookmarkStart w:id="11" w:name="OLE_LINK37"/>
      <w:bookmarkStart w:id="12" w:name="_Hlk98077943"/>
      <w:r>
        <w:rPr>
          <w:rFonts w:hint="eastAsia" w:ascii="宋体" w:hAnsi="宋体" w:eastAsia="宋体" w:cs="Times New Roman"/>
          <w:sz w:val="24"/>
          <w:szCs w:val="24"/>
        </w:rPr>
        <w:t>“</w:t>
      </w:r>
      <w:bookmarkEnd w:id="0"/>
      <w:bookmarkEnd w:id="1"/>
      <w:bookmarkEnd w:id="2"/>
      <w:bookmarkEnd w:id="3"/>
      <w:bookmarkEnd w:id="4"/>
      <w:bookmarkEnd w:id="5"/>
      <w:bookmarkEnd w:id="6"/>
      <w:bookmarkEnd w:id="7"/>
      <w:bookmarkEnd w:id="8"/>
      <w:bookmarkEnd w:id="9"/>
      <w:bookmarkEnd w:id="10"/>
      <w:bookmarkEnd w:id="11"/>
      <w:r>
        <w:rPr>
          <w:rFonts w:hint="eastAsia" w:ascii="宋体" w:hAnsi="宋体" w:eastAsia="宋体"/>
          <w:sz w:val="24"/>
        </w:rPr>
        <w:t>一项评价射频治疗系统用</w:t>
      </w:r>
      <w:bookmarkStart w:id="13" w:name="_GoBack"/>
      <w:bookmarkEnd w:id="13"/>
      <w:r>
        <w:rPr>
          <w:rFonts w:hint="eastAsia" w:ascii="宋体" w:hAnsi="宋体" w:eastAsia="宋体"/>
          <w:sz w:val="24"/>
        </w:rPr>
        <w:t>于改善面部皱纹的安全性与有效性的前瞻性、多中心、随机、阳性平行对照、评估者设盲、非劣效性临床试验</w:t>
      </w:r>
      <w:r>
        <w:rPr>
          <w:rFonts w:hint="eastAsia" w:ascii="宋体" w:hAnsi="宋体" w:eastAsia="宋体" w:cs="Times New Roman"/>
          <w:sz w:val="24"/>
          <w:szCs w:val="24"/>
        </w:rPr>
        <w:t>”</w:t>
      </w:r>
      <w:bookmarkEnd w:id="12"/>
      <w:r>
        <w:rPr>
          <w:rFonts w:hint="eastAsia" w:ascii="宋体" w:hAnsi="宋体" w:eastAsia="宋体" w:cs="Times New Roman"/>
          <w:sz w:val="24"/>
          <w:szCs w:val="24"/>
        </w:rPr>
        <w:t>现开始招募受试者。本研究已经得到本院临床试验伦理审查委员会的审查和批准（伦理批件号：</w:t>
      </w:r>
      <w:ins w:id="0" w:author="dell" w:date="2026-02-24T10:14:00Z">
        <w:r>
          <w:rPr>
            <w:rFonts w:hint="eastAsia" w:ascii="宋体" w:hAnsi="宋体" w:eastAsia="宋体" w:cs="Times New Roman"/>
            <w:sz w:val="24"/>
            <w:szCs w:val="24"/>
            <w:u w:val="single"/>
            <w:rPrChange w:id="1" w:author="dell" w:date="2026-02-24T10:14:00Z">
              <w:rPr>
                <w:rFonts w:hint="eastAsia" w:ascii="宋体" w:hAnsi="宋体" w:eastAsia="宋体" w:cs="Times New Roman"/>
                <w:sz w:val="24"/>
                <w:szCs w:val="24"/>
              </w:rPr>
            </w:rPrChange>
          </w:rPr>
          <w:t>北大深</w:t>
        </w:r>
      </w:ins>
      <w:ins w:id="2" w:author="dell" w:date="2026-02-24T10:14:00Z">
        <w:r>
          <w:rPr>
            <w:rFonts w:hint="eastAsia" w:ascii="宋体" w:hAnsi="宋体" w:eastAsia="宋体" w:cs="Times New Roman"/>
            <w:sz w:val="24"/>
            <w:szCs w:val="24"/>
            <w:u w:val="single"/>
            <w:rPrChange w:id="3" w:author="dell" w:date="2026-02-24T10:14:00Z">
              <w:rPr>
                <w:rFonts w:hint="eastAsia" w:ascii="宋体" w:hAnsi="宋体" w:eastAsia="宋体" w:cs="Times New Roman"/>
                <w:sz w:val="24"/>
                <w:szCs w:val="24"/>
              </w:rPr>
            </w:rPrChange>
          </w:rPr>
          <w:t>医伦审</w:t>
        </w:r>
      </w:ins>
      <w:ins w:id="4" w:author="dell" w:date="2026-02-24T10:14:00Z">
        <w:r>
          <w:rPr>
            <w:rFonts w:ascii="宋体" w:hAnsi="宋体" w:eastAsia="宋体" w:cs="Times New Roman"/>
            <w:sz w:val="24"/>
            <w:szCs w:val="24"/>
            <w:u w:val="single"/>
            <w:rPrChange w:id="5" w:author="dell" w:date="2026-02-24T10:14:00Z">
              <w:rPr>
                <w:rFonts w:ascii="宋体" w:hAnsi="宋体" w:eastAsia="宋体" w:cs="Times New Roman"/>
                <w:sz w:val="24"/>
                <w:szCs w:val="24"/>
              </w:rPr>
            </w:rPrChange>
          </w:rPr>
          <w:t>[2026]第(006)号</w:t>
        </w:r>
      </w:ins>
      <w:del w:id="6" w:author="dell" w:date="2026-02-24T10:14:00Z">
        <w:r>
          <w:rPr>
            <w:rFonts w:ascii="宋体" w:hAnsi="宋体" w:eastAsia="宋体" w:cs="Times New Roman"/>
            <w:sz w:val="24"/>
            <w:szCs w:val="24"/>
            <w:u w:val="single"/>
          </w:rPr>
          <w:delText xml:space="preserve">                </w:delText>
        </w:r>
      </w:del>
      <w:r>
        <w:rPr>
          <w:rFonts w:hint="eastAsia" w:ascii="宋体" w:hAnsi="宋体" w:eastAsia="宋体" w:cs="Times New Roman"/>
          <w:sz w:val="24"/>
          <w:szCs w:val="24"/>
        </w:rPr>
        <w:t>）。</w:t>
      </w:r>
    </w:p>
    <w:p w14:paraId="72547436">
      <w:pPr>
        <w:spacing w:line="360" w:lineRule="auto"/>
        <w:ind w:firstLine="480" w:firstLineChars="200"/>
        <w:rPr>
          <w:rFonts w:ascii="宋体" w:hAnsi="宋体" w:eastAsia="宋体" w:cs="Times New Roman"/>
          <w:sz w:val="24"/>
          <w:szCs w:val="24"/>
        </w:rPr>
      </w:pPr>
      <w:r>
        <w:rPr>
          <w:rFonts w:hint="eastAsia" w:ascii="宋体" w:hAnsi="宋体" w:eastAsia="宋体" w:cs="Times New Roman"/>
          <w:sz w:val="24"/>
          <w:szCs w:val="24"/>
        </w:rPr>
        <w:t>本研究为多中心临床研究，本院作为临床试验研究单位，正在此为研究招募受试者，本院拟招募40</w:t>
      </w:r>
      <w:r>
        <w:rPr>
          <w:rFonts w:ascii="宋体" w:hAnsi="宋体" w:eastAsia="宋体" w:cs="Times New Roman"/>
          <w:sz w:val="24"/>
          <w:szCs w:val="24"/>
        </w:rPr>
        <w:t>位受试者</w:t>
      </w:r>
      <w:r>
        <w:rPr>
          <w:rFonts w:hint="eastAsia" w:ascii="宋体" w:hAnsi="宋体" w:eastAsia="宋体" w:cs="Times New Roman"/>
          <w:sz w:val="24"/>
          <w:szCs w:val="24"/>
        </w:rPr>
        <w:t>。</w:t>
      </w:r>
    </w:p>
    <w:p w14:paraId="2CFB2E69">
      <w:pPr>
        <w:spacing w:line="360" w:lineRule="auto"/>
        <w:ind w:firstLine="480"/>
        <w:rPr>
          <w:rFonts w:ascii="宋体" w:hAnsi="宋体" w:eastAsia="宋体" w:cs="Times New Roman"/>
          <w:sz w:val="24"/>
          <w:szCs w:val="24"/>
        </w:rPr>
      </w:pPr>
      <w:r>
        <w:rPr>
          <w:rFonts w:hint="eastAsia" w:ascii="宋体" w:hAnsi="宋体" w:eastAsia="宋体" w:cs="Times New Roman"/>
          <w:sz w:val="24"/>
          <w:szCs w:val="24"/>
        </w:rPr>
        <w:t>参与本研究的基本条件如下：</w:t>
      </w:r>
    </w:p>
    <w:p w14:paraId="2692A3C4">
      <w:pPr>
        <w:spacing w:line="360" w:lineRule="auto"/>
        <w:ind w:firstLine="480" w:firstLineChars="200"/>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（1）</w:t>
      </w:r>
      <w:r>
        <w:rPr>
          <w:rFonts w:hint="eastAsia" w:ascii="Times New Roman" w:hAnsi="Times New Roman" w:eastAsia="宋体" w:cs="Times New Roman"/>
          <w:color w:val="000000" w:themeColor="text1"/>
          <w:sz w:val="24"/>
          <w14:textFill>
            <w14:solidFill>
              <w14:schemeClr w14:val="tx1"/>
            </w14:solidFill>
          </w14:textFill>
        </w:rPr>
        <w:tab/>
      </w:r>
      <w:r>
        <w:rPr>
          <w:rFonts w:hint="eastAsia" w:ascii="Times New Roman" w:hAnsi="Times New Roman" w:eastAsia="宋体" w:cs="Times New Roman"/>
          <w:color w:val="000000" w:themeColor="text1"/>
          <w:sz w:val="24"/>
          <w14:textFill>
            <w14:solidFill>
              <w14:schemeClr w14:val="tx1"/>
            </w14:solidFill>
          </w14:textFill>
        </w:rPr>
        <w:t>年龄在18-65岁（含边界值）的成年人，性别不限；</w:t>
      </w:r>
    </w:p>
    <w:p w14:paraId="616BD938">
      <w:pPr>
        <w:spacing w:line="360" w:lineRule="auto"/>
        <w:ind w:firstLine="480" w:firstLineChars="200"/>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（2）</w:t>
      </w:r>
      <w:r>
        <w:rPr>
          <w:rFonts w:hint="eastAsia" w:ascii="Times New Roman" w:hAnsi="Times New Roman" w:eastAsia="宋体" w:cs="Times New Roman"/>
          <w:color w:val="000000" w:themeColor="text1"/>
          <w:sz w:val="24"/>
          <w14:textFill>
            <w14:solidFill>
              <w14:schemeClr w14:val="tx1"/>
            </w14:solidFill>
          </w14:textFill>
        </w:rPr>
        <w:tab/>
      </w:r>
      <w:r>
        <w:rPr>
          <w:rFonts w:hint="eastAsia" w:ascii="Times New Roman" w:hAnsi="Times New Roman" w:eastAsia="宋体" w:cs="Times New Roman"/>
          <w:color w:val="000000" w:themeColor="text1"/>
          <w:sz w:val="24"/>
          <w14:textFill>
            <w14:solidFill>
              <w14:schemeClr w14:val="tx1"/>
            </w14:solidFill>
          </w14:textFill>
        </w:rPr>
        <w:t>Fitzpatrick皮肤类型Ⅱ-Ⅳ型；</w:t>
      </w:r>
    </w:p>
    <w:p w14:paraId="6E5C4240">
      <w:pPr>
        <w:spacing w:line="360" w:lineRule="auto"/>
        <w:ind w:firstLine="480" w:firstLineChars="200"/>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（3）</w:t>
      </w:r>
      <w:r>
        <w:rPr>
          <w:rFonts w:hint="eastAsia" w:ascii="Times New Roman" w:hAnsi="Times New Roman" w:eastAsia="宋体" w:cs="Times New Roman"/>
          <w:color w:val="000000" w:themeColor="text1"/>
          <w:sz w:val="24"/>
          <w14:textFill>
            <w14:solidFill>
              <w14:schemeClr w14:val="tx1"/>
            </w14:solidFill>
          </w14:textFill>
        </w:rPr>
        <w:tab/>
      </w:r>
      <w:r>
        <w:rPr>
          <w:rFonts w:hint="eastAsia" w:ascii="Times New Roman" w:hAnsi="Times New Roman" w:eastAsia="宋体" w:cs="Times New Roman"/>
          <w:color w:val="000000" w:themeColor="text1"/>
          <w:sz w:val="24"/>
          <w14:textFill>
            <w14:solidFill>
              <w14:schemeClr w14:val="tx1"/>
            </w14:solidFill>
          </w14:textFill>
        </w:rPr>
        <w:t>面部皱纹Fitzpatrick皱纹和弹性量表（FWES）评分≥3分且≤6分；</w:t>
      </w:r>
    </w:p>
    <w:p w14:paraId="35285123">
      <w:pPr>
        <w:spacing w:line="360" w:lineRule="auto"/>
        <w:ind w:firstLine="480" w:firstLineChars="200"/>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（4）</w:t>
      </w:r>
      <w:r>
        <w:rPr>
          <w:rFonts w:hint="eastAsia" w:ascii="Times New Roman" w:hAnsi="Times New Roman" w:eastAsia="宋体" w:cs="Times New Roman"/>
          <w:color w:val="000000" w:themeColor="text1"/>
          <w:sz w:val="24"/>
          <w14:textFill>
            <w14:solidFill>
              <w14:schemeClr w14:val="tx1"/>
            </w14:solidFill>
          </w14:textFill>
        </w:rPr>
        <w:tab/>
      </w:r>
      <w:r>
        <w:rPr>
          <w:rFonts w:hint="eastAsia" w:ascii="Times New Roman" w:hAnsi="Times New Roman" w:eastAsia="宋体" w:cs="Times New Roman"/>
          <w:color w:val="000000" w:themeColor="text1"/>
          <w:sz w:val="24"/>
          <w14:textFill>
            <w14:solidFill>
              <w14:schemeClr w14:val="tx1"/>
            </w14:solidFill>
          </w14:textFill>
        </w:rPr>
        <w:t>有面部皱纹改善需求者；</w:t>
      </w:r>
    </w:p>
    <w:p w14:paraId="0CE2B2E3">
      <w:pPr>
        <w:spacing w:line="360" w:lineRule="auto"/>
        <w:ind w:firstLine="480" w:firstLineChars="200"/>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（5）</w:t>
      </w:r>
      <w:r>
        <w:rPr>
          <w:rFonts w:hint="eastAsia" w:ascii="Times New Roman" w:hAnsi="Times New Roman" w:eastAsia="宋体" w:cs="Times New Roman"/>
          <w:color w:val="000000" w:themeColor="text1"/>
          <w:sz w:val="24"/>
          <w14:textFill>
            <w14:solidFill>
              <w14:schemeClr w14:val="tx1"/>
            </w14:solidFill>
          </w14:textFill>
        </w:rPr>
        <w:tab/>
      </w:r>
      <w:r>
        <w:rPr>
          <w:rFonts w:hint="eastAsia" w:ascii="Times New Roman" w:hAnsi="Times New Roman" w:eastAsia="宋体" w:cs="Times New Roman"/>
          <w:color w:val="000000" w:themeColor="text1"/>
          <w:sz w:val="24"/>
          <w14:textFill>
            <w14:solidFill>
              <w14:schemeClr w14:val="tx1"/>
            </w14:solidFill>
          </w14:textFill>
        </w:rPr>
        <w:t>自愿接受治疗，理解并签署知情同意书。</w:t>
      </w:r>
    </w:p>
    <w:p w14:paraId="0D8E241C">
      <w:pPr>
        <w:spacing w:line="360" w:lineRule="auto"/>
        <w:ind w:firstLine="480" w:firstLineChars="200"/>
        <w:rPr>
          <w:rFonts w:ascii="宋体" w:hAnsi="宋体" w:eastAsia="宋体" w:cs="Times New Roman"/>
          <w:sz w:val="24"/>
          <w:szCs w:val="24"/>
        </w:rPr>
      </w:pPr>
      <w:r>
        <w:rPr>
          <w:rFonts w:hint="eastAsia" w:ascii="宋体" w:hAnsi="宋体" w:eastAsia="宋体" w:cs="Times New Roman"/>
          <w:sz w:val="24"/>
          <w:szCs w:val="24"/>
        </w:rPr>
        <w:t>如您或您周围的人有兴趣参与，可通过以下联系方式报名。报名后研究医生将询问您的个人情况，为您进行试验相关检查，以确认您适合参与本项研究。</w:t>
      </w:r>
    </w:p>
    <w:p w14:paraId="210BFA66">
      <w:pPr>
        <w:spacing w:line="360" w:lineRule="auto"/>
        <w:rPr>
          <w:rFonts w:ascii="宋体" w:hAnsi="宋体" w:eastAsia="宋体" w:cs="Times New Roman"/>
          <w:sz w:val="24"/>
          <w:szCs w:val="24"/>
        </w:rPr>
      </w:pPr>
      <w:r>
        <w:rPr>
          <w:rFonts w:hint="eastAsia" w:ascii="宋体" w:hAnsi="宋体" w:eastAsia="宋体" w:cs="Times New Roman"/>
          <w:sz w:val="24"/>
          <w:szCs w:val="24"/>
        </w:rPr>
        <w:t>联系人</w:t>
      </w:r>
      <w:r>
        <w:rPr>
          <w:rFonts w:ascii="宋体" w:hAnsi="宋体" w:eastAsia="宋体" w:cs="Times New Roman"/>
          <w:sz w:val="24"/>
          <w:szCs w:val="24"/>
        </w:rPr>
        <w:t>：</w:t>
      </w:r>
      <w:del w:id="7" w:author="dell" w:date="2026-02-24T10:14:00Z">
        <w:r>
          <w:rPr>
            <w:rFonts w:hint="eastAsia" w:ascii="宋体" w:hAnsi="宋体" w:eastAsia="宋体" w:cs="Times New Roman"/>
            <w:sz w:val="24"/>
            <w:szCs w:val="24"/>
            <w:u w:val="single"/>
          </w:rPr>
          <w:delText xml:space="preserve">                  </w:delText>
        </w:r>
      </w:del>
      <w:ins w:id="8" w:author="dell" w:date="2026-02-24T10:14:00Z">
        <w:r>
          <w:rPr>
            <w:rFonts w:hint="eastAsia" w:ascii="宋体" w:hAnsi="宋体" w:eastAsia="宋体" w:cs="Times New Roman"/>
            <w:sz w:val="24"/>
            <w:szCs w:val="24"/>
            <w:u w:val="single"/>
          </w:rPr>
          <w:t>姜医生</w:t>
        </w:r>
      </w:ins>
    </w:p>
    <w:p w14:paraId="6391E5AE">
      <w:pPr>
        <w:spacing w:line="360" w:lineRule="auto"/>
        <w:rPr>
          <w:rFonts w:ascii="宋体" w:hAnsi="宋体" w:eastAsia="宋体" w:cs="Times New Roman"/>
          <w:sz w:val="24"/>
          <w:szCs w:val="24"/>
        </w:rPr>
      </w:pPr>
      <w:r>
        <w:rPr>
          <w:rFonts w:hint="eastAsia" w:ascii="宋体" w:hAnsi="宋体" w:eastAsia="宋体" w:cs="Times New Roman"/>
          <w:sz w:val="24"/>
          <w:szCs w:val="24"/>
        </w:rPr>
        <w:t>电话</w:t>
      </w:r>
      <w:r>
        <w:rPr>
          <w:rFonts w:ascii="宋体" w:hAnsi="宋体" w:eastAsia="宋体" w:cs="Times New Roman"/>
          <w:sz w:val="24"/>
          <w:szCs w:val="24"/>
        </w:rPr>
        <w:t>：</w:t>
      </w:r>
      <w:ins w:id="9" w:author="dell" w:date="2026-02-24T10:14:00Z">
        <w:r>
          <w:rPr>
            <w:rFonts w:ascii="宋体" w:hAnsi="宋体" w:eastAsia="宋体" w:cs="Times New Roman"/>
            <w:sz w:val="24"/>
            <w:szCs w:val="24"/>
            <w:u w:val="single"/>
            <w:rPrChange w:id="10" w:author="dell" w:date="2026-02-24T10:14:00Z">
              <w:rPr>
                <w:rFonts w:ascii="宋体" w:hAnsi="宋体" w:eastAsia="宋体" w:cs="Times New Roman"/>
                <w:sz w:val="24"/>
                <w:szCs w:val="24"/>
              </w:rPr>
            </w:rPrChange>
          </w:rPr>
          <w:t>15683030408</w:t>
        </w:r>
      </w:ins>
      <w:del w:id="11" w:author="dell" w:date="2026-02-24T10:14:00Z">
        <w:r>
          <w:rPr>
            <w:rFonts w:ascii="宋体" w:hAnsi="宋体" w:eastAsia="宋体" w:cs="Times New Roman"/>
            <w:sz w:val="24"/>
            <w:szCs w:val="24"/>
            <w:u w:val="single"/>
          </w:rPr>
          <w:delText xml:space="preserve">                     </w:delText>
        </w:r>
      </w:del>
    </w:p>
    <w:p w14:paraId="36C082A5">
      <w:pPr>
        <w:spacing w:line="360" w:lineRule="auto"/>
        <w:rPr>
          <w:rFonts w:ascii="宋体" w:hAnsi="宋体" w:eastAsia="宋体" w:cs="Times New Roman"/>
          <w:sz w:val="24"/>
          <w:szCs w:val="24"/>
          <w:u w:val="single"/>
        </w:rPr>
      </w:pPr>
      <w:r>
        <w:rPr>
          <w:rFonts w:hint="eastAsia" w:ascii="宋体" w:hAnsi="宋体" w:eastAsia="宋体" w:cs="Times New Roman"/>
          <w:sz w:val="24"/>
          <w:szCs w:val="24"/>
        </w:rPr>
        <w:t>联系</w:t>
      </w:r>
      <w:r>
        <w:rPr>
          <w:rFonts w:ascii="宋体" w:hAnsi="宋体" w:eastAsia="宋体" w:cs="Times New Roman"/>
          <w:sz w:val="24"/>
          <w:szCs w:val="24"/>
        </w:rPr>
        <w:t>地址：</w:t>
      </w:r>
      <w:ins w:id="12" w:author="dell" w:date="2026-02-24T10:15:00Z">
        <w:r>
          <w:rPr>
            <w:rFonts w:hint="eastAsia" w:ascii="宋体" w:hAnsi="宋体" w:eastAsia="宋体" w:cs="Times New Roman"/>
            <w:sz w:val="24"/>
            <w:szCs w:val="24"/>
            <w:u w:val="single"/>
            <w:rPrChange w:id="13" w:author="dell" w:date="2026-02-24T10:15:00Z">
              <w:rPr>
                <w:rFonts w:hint="eastAsia" w:ascii="宋体" w:hAnsi="宋体" w:eastAsia="宋体" w:cs="Times New Roman"/>
                <w:sz w:val="24"/>
                <w:szCs w:val="24"/>
              </w:rPr>
            </w:rPrChange>
          </w:rPr>
          <w:t>北京大学深圳医院</w:t>
        </w:r>
      </w:ins>
      <w:ins w:id="14" w:author="dell" w:date="2026-02-24T10:15:00Z">
        <w:r>
          <w:rPr>
            <w:rFonts w:ascii="宋体" w:hAnsi="宋体" w:eastAsia="宋体" w:cs="Times New Roman"/>
            <w:sz w:val="24"/>
            <w:szCs w:val="24"/>
            <w:u w:val="single"/>
            <w:rPrChange w:id="15" w:author="dell" w:date="2026-02-24T10:15:00Z">
              <w:rPr>
                <w:rFonts w:ascii="宋体" w:hAnsi="宋体" w:eastAsia="宋体" w:cs="Times New Roman"/>
                <w:sz w:val="24"/>
                <w:szCs w:val="24"/>
              </w:rPr>
            </w:rPrChange>
          </w:rPr>
          <w:t>皮肤科</w:t>
        </w:r>
      </w:ins>
      <w:del w:id="16" w:author="dell" w:date="2026-02-24T10:15:00Z">
        <w:r>
          <w:rPr>
            <w:rFonts w:ascii="宋体" w:hAnsi="宋体" w:eastAsia="宋体" w:cs="Times New Roman"/>
            <w:sz w:val="24"/>
            <w:szCs w:val="24"/>
            <w:u w:val="single"/>
          </w:rPr>
          <w:delText xml:space="preserve">                                       </w:delText>
        </w:r>
      </w:del>
    </w:p>
    <w:p w14:paraId="4C582CF1">
      <w:pPr>
        <w:pageBreakBefore/>
        <w:jc w:val="center"/>
        <w:rPr>
          <w:rFonts w:ascii="宋体" w:hAnsi="宋体" w:eastAsia="宋体" w:cs="宋体"/>
          <w:b/>
          <w:bCs/>
          <w:sz w:val="24"/>
        </w:rPr>
      </w:pPr>
      <w:r>
        <w:rPr>
          <w:rFonts w:hint="eastAsia" w:ascii="宋体" w:hAnsi="宋体" w:eastAsia="宋体" w:cs="宋体"/>
          <w:b/>
          <w:bCs/>
          <w:sz w:val="24"/>
        </w:rPr>
        <w:t>招募广告投放说明</w:t>
      </w:r>
    </w:p>
    <w:p w14:paraId="6DC0FFFA">
      <w:pPr>
        <w:spacing w:line="480" w:lineRule="auto"/>
        <w:rPr>
          <w:rFonts w:ascii="宋体" w:hAnsi="宋体" w:eastAsia="宋体" w:cs="宋体"/>
          <w:b/>
          <w:bCs/>
          <w:sz w:val="24"/>
        </w:rPr>
      </w:pPr>
      <w:r>
        <w:rPr>
          <w:rFonts w:hint="eastAsia" w:ascii="宋体" w:hAnsi="宋体" w:eastAsia="宋体" w:cs="宋体"/>
          <w:b/>
          <w:bCs/>
          <w:sz w:val="24"/>
        </w:rPr>
        <w:t>尊敬的北京大学深圳医院临床试验机构/医学伦理委员会：</w:t>
      </w:r>
    </w:p>
    <w:p w14:paraId="2028FF47">
      <w:pPr>
        <w:spacing w:line="480" w:lineRule="auto"/>
        <w:ind w:firstLine="435"/>
        <w:rPr>
          <w:rFonts w:ascii="宋体" w:hAnsi="宋体" w:eastAsia="宋体" w:cs="Times New Roman"/>
          <w:sz w:val="24"/>
          <w:szCs w:val="24"/>
        </w:rPr>
      </w:pPr>
      <w:r>
        <w:rPr>
          <w:rFonts w:hint="eastAsia" w:ascii="宋体" w:hAnsi="宋体" w:eastAsia="宋体" w:cs="宋体"/>
          <w:sz w:val="24"/>
        </w:rPr>
        <w:t>“</w:t>
      </w:r>
      <w:r>
        <w:rPr>
          <w:rFonts w:hint="eastAsia" w:ascii="宋体" w:hAnsi="宋体" w:eastAsia="宋体"/>
          <w:sz w:val="24"/>
        </w:rPr>
        <w:t>一项评价射频治疗系统用于改善面部皱纹的安全性与有效性的前瞻性、多中心、随机、阳性平行对照、评估者设盲、非劣效性临床试验</w:t>
      </w:r>
      <w:r>
        <w:rPr>
          <w:rFonts w:hint="eastAsia" w:ascii="宋体" w:hAnsi="宋体" w:eastAsia="宋体" w:cs="宋体"/>
          <w:sz w:val="24"/>
        </w:rPr>
        <w:t>”拟在贵院</w:t>
      </w:r>
      <w:r>
        <w:rPr>
          <w:rFonts w:hint="eastAsia" w:ascii="宋体" w:hAnsi="宋体" w:eastAsia="宋体" w:cs="Times New Roman"/>
          <w:sz w:val="24"/>
          <w:szCs w:val="24"/>
        </w:rPr>
        <w:t>皮肤科</w:t>
      </w:r>
      <w:r>
        <w:rPr>
          <w:rFonts w:hint="eastAsia" w:ascii="宋体" w:hAnsi="宋体" w:eastAsia="宋体" w:cs="宋体"/>
          <w:sz w:val="24"/>
        </w:rPr>
        <w:t xml:space="preserve">进行，本临床试验项目在实施期间计划采用宣传单、微信、易拉宝、临床试验信息展示的宣传方式进行招募，招募广告内容将严格按照伦理委员会通过内容执行。  </w:t>
      </w:r>
    </w:p>
    <w:p w14:paraId="5FD5F82B">
      <w:pPr>
        <w:spacing w:line="480" w:lineRule="auto"/>
        <w:ind w:firstLine="435"/>
        <w:rPr>
          <w:rFonts w:ascii="宋体" w:hAnsi="宋体" w:eastAsia="宋体" w:cs="宋体"/>
          <w:sz w:val="24"/>
        </w:rPr>
      </w:pPr>
      <w:r>
        <w:rPr>
          <w:rFonts w:hint="eastAsia" w:ascii="宋体" w:hAnsi="宋体" w:eastAsia="宋体" w:cs="宋体"/>
          <w:sz w:val="24"/>
        </w:rPr>
        <w:t>特此说明！</w:t>
      </w:r>
    </w:p>
    <w:p w14:paraId="2E9E7E5C">
      <w:pPr>
        <w:spacing w:line="480" w:lineRule="auto"/>
        <w:ind w:firstLine="435"/>
        <w:jc w:val="right"/>
        <w:rPr>
          <w:rFonts w:ascii="宋体" w:hAnsi="宋体" w:eastAsia="宋体" w:cs="宋体"/>
          <w:sz w:val="24"/>
        </w:rPr>
      </w:pPr>
    </w:p>
    <w:p w14:paraId="1B716455">
      <w:pPr>
        <w:spacing w:line="480" w:lineRule="auto"/>
        <w:ind w:firstLine="435"/>
        <w:jc w:val="right"/>
        <w:rPr>
          <w:rFonts w:ascii="宋体" w:hAnsi="宋体" w:eastAsia="宋体" w:cs="宋体"/>
          <w:sz w:val="24"/>
        </w:rPr>
      </w:pPr>
      <w:r>
        <w:rPr>
          <w:rFonts w:hint="eastAsia" w:ascii="宋体" w:hAnsi="宋体" w:eastAsia="宋体" w:cs="宋体"/>
          <w:sz w:val="24"/>
        </w:rPr>
        <w:t>北博（浙江）医疗科技有限公司</w:t>
      </w:r>
    </w:p>
    <w:p w14:paraId="07674146">
      <w:pPr>
        <w:spacing w:line="480" w:lineRule="auto"/>
        <w:ind w:firstLine="435"/>
        <w:jc w:val="right"/>
        <w:rPr>
          <w:rFonts w:ascii="宋体" w:hAnsi="宋体" w:eastAsia="宋体"/>
          <w:sz w:val="24"/>
        </w:rPr>
      </w:pPr>
      <w:r>
        <w:rPr>
          <w:rFonts w:hint="eastAsia" w:ascii="宋体" w:hAnsi="宋体" w:eastAsia="宋体" w:cs="宋体"/>
          <w:sz w:val="24"/>
        </w:rPr>
        <w:t>2026年01月</w:t>
      </w:r>
      <w:r>
        <w:rPr>
          <w:rFonts w:ascii="宋体" w:hAnsi="宋体" w:eastAsia="宋体" w:cs="宋体"/>
          <w:sz w:val="24"/>
        </w:rPr>
        <w:t>1</w:t>
      </w:r>
      <w:r>
        <w:rPr>
          <w:rFonts w:hint="eastAsia" w:ascii="宋体" w:hAnsi="宋体" w:eastAsia="宋体" w:cs="宋体"/>
          <w:sz w:val="24"/>
        </w:rPr>
        <w:t>0日</w:t>
      </w:r>
    </w:p>
    <w:p w14:paraId="1F3FD5B3">
      <w:pPr>
        <w:spacing w:line="360" w:lineRule="auto"/>
        <w:rPr>
          <w:rFonts w:ascii="宋体" w:hAnsi="宋体" w:eastAsia="宋体" w:cs="Times New Roman"/>
          <w:szCs w:val="21"/>
        </w:rPr>
      </w:pPr>
    </w:p>
    <w:sectPr>
      <w:footerReference r:id="rId3" w:type="default"/>
      <w:pgSz w:w="11906" w:h="16838"/>
      <w:pgMar w:top="1134" w:right="1418" w:bottom="1134" w:left="1418" w:header="851" w:footer="85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8DC16">
    <w:pPr>
      <w:pStyle w:val="4"/>
    </w:pPr>
    <w:r>
      <w:rPr>
        <w:rFonts w:hint="eastAsia"/>
      </w:rPr>
      <w:t>版本号： 1.0                                                          版本日期：2</w:t>
    </w:r>
    <w:r>
      <w:t>02</w:t>
    </w:r>
    <w:r>
      <w:rPr>
        <w:rFonts w:hint="eastAsia"/>
      </w:rPr>
      <w:t>6-01-10</w:t>
    </w: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dell">
    <w15:presenceInfo w15:providerId="None" w15:userId="de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revisionView w:markup="0"/>
  <w:trackRevisions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QxNjM2NDY1ZmM4OWVkNDI0MGZiMmUzZjMyYWE3NjQifQ=="/>
  </w:docVars>
  <w:rsids>
    <w:rsidRoot w:val="005A7813"/>
    <w:rsid w:val="00023139"/>
    <w:rsid w:val="00025D45"/>
    <w:rsid w:val="000A7FD5"/>
    <w:rsid w:val="000C18FE"/>
    <w:rsid w:val="000D3888"/>
    <w:rsid w:val="000D79E7"/>
    <w:rsid w:val="000D7B27"/>
    <w:rsid w:val="000E6274"/>
    <w:rsid w:val="001148DA"/>
    <w:rsid w:val="00115068"/>
    <w:rsid w:val="0012051B"/>
    <w:rsid w:val="00120B84"/>
    <w:rsid w:val="00122461"/>
    <w:rsid w:val="00127312"/>
    <w:rsid w:val="00134ACD"/>
    <w:rsid w:val="00136532"/>
    <w:rsid w:val="001504DE"/>
    <w:rsid w:val="00186EC9"/>
    <w:rsid w:val="001D3E19"/>
    <w:rsid w:val="001F7511"/>
    <w:rsid w:val="001F77B6"/>
    <w:rsid w:val="00200A42"/>
    <w:rsid w:val="00211F92"/>
    <w:rsid w:val="002732A4"/>
    <w:rsid w:val="002A065A"/>
    <w:rsid w:val="002D0A24"/>
    <w:rsid w:val="002D739E"/>
    <w:rsid w:val="0031471F"/>
    <w:rsid w:val="00341FD9"/>
    <w:rsid w:val="00343E50"/>
    <w:rsid w:val="00397CEA"/>
    <w:rsid w:val="003B2748"/>
    <w:rsid w:val="003B62B0"/>
    <w:rsid w:val="003C647B"/>
    <w:rsid w:val="00402F94"/>
    <w:rsid w:val="00416661"/>
    <w:rsid w:val="00417EC3"/>
    <w:rsid w:val="0043127D"/>
    <w:rsid w:val="0043515C"/>
    <w:rsid w:val="00441FD9"/>
    <w:rsid w:val="00447C6E"/>
    <w:rsid w:val="00454FD4"/>
    <w:rsid w:val="00456501"/>
    <w:rsid w:val="00472162"/>
    <w:rsid w:val="0048759B"/>
    <w:rsid w:val="00491E4A"/>
    <w:rsid w:val="004A5A2D"/>
    <w:rsid w:val="004A5E99"/>
    <w:rsid w:val="004B2728"/>
    <w:rsid w:val="004B3751"/>
    <w:rsid w:val="004C2089"/>
    <w:rsid w:val="004C4B50"/>
    <w:rsid w:val="004C64ED"/>
    <w:rsid w:val="004D073E"/>
    <w:rsid w:val="004D4927"/>
    <w:rsid w:val="00511979"/>
    <w:rsid w:val="005151F5"/>
    <w:rsid w:val="00521687"/>
    <w:rsid w:val="00525930"/>
    <w:rsid w:val="00537F0A"/>
    <w:rsid w:val="00546731"/>
    <w:rsid w:val="00596C49"/>
    <w:rsid w:val="005A7813"/>
    <w:rsid w:val="005B20CB"/>
    <w:rsid w:val="005C0E07"/>
    <w:rsid w:val="005D2732"/>
    <w:rsid w:val="005F7085"/>
    <w:rsid w:val="0062387B"/>
    <w:rsid w:val="00626060"/>
    <w:rsid w:val="00631105"/>
    <w:rsid w:val="00643DFD"/>
    <w:rsid w:val="0065592C"/>
    <w:rsid w:val="0066053D"/>
    <w:rsid w:val="00674F69"/>
    <w:rsid w:val="0068280D"/>
    <w:rsid w:val="00694C79"/>
    <w:rsid w:val="006D1EF3"/>
    <w:rsid w:val="006E1586"/>
    <w:rsid w:val="006F17E7"/>
    <w:rsid w:val="0071037D"/>
    <w:rsid w:val="00727940"/>
    <w:rsid w:val="0072795A"/>
    <w:rsid w:val="00730A44"/>
    <w:rsid w:val="007544E5"/>
    <w:rsid w:val="007718A4"/>
    <w:rsid w:val="00777460"/>
    <w:rsid w:val="007841F9"/>
    <w:rsid w:val="0078429C"/>
    <w:rsid w:val="00790E6C"/>
    <w:rsid w:val="007B07A9"/>
    <w:rsid w:val="007C3B0B"/>
    <w:rsid w:val="007D7024"/>
    <w:rsid w:val="00801AB7"/>
    <w:rsid w:val="00822404"/>
    <w:rsid w:val="008231C7"/>
    <w:rsid w:val="00831407"/>
    <w:rsid w:val="008366D6"/>
    <w:rsid w:val="0084162F"/>
    <w:rsid w:val="00844CE1"/>
    <w:rsid w:val="00862B90"/>
    <w:rsid w:val="008A04F3"/>
    <w:rsid w:val="008C0C63"/>
    <w:rsid w:val="008D306D"/>
    <w:rsid w:val="008D376B"/>
    <w:rsid w:val="00904B6F"/>
    <w:rsid w:val="00907C2A"/>
    <w:rsid w:val="00960F3B"/>
    <w:rsid w:val="00973765"/>
    <w:rsid w:val="00982221"/>
    <w:rsid w:val="009932BF"/>
    <w:rsid w:val="009969F9"/>
    <w:rsid w:val="009C5F4D"/>
    <w:rsid w:val="009E7DF1"/>
    <w:rsid w:val="009F0073"/>
    <w:rsid w:val="00A018F6"/>
    <w:rsid w:val="00A038F1"/>
    <w:rsid w:val="00A04116"/>
    <w:rsid w:val="00A25169"/>
    <w:rsid w:val="00A310F3"/>
    <w:rsid w:val="00A3664F"/>
    <w:rsid w:val="00A42326"/>
    <w:rsid w:val="00A617F7"/>
    <w:rsid w:val="00A642BC"/>
    <w:rsid w:val="00A64C82"/>
    <w:rsid w:val="00A65075"/>
    <w:rsid w:val="00A67F72"/>
    <w:rsid w:val="00A7356D"/>
    <w:rsid w:val="00A86B53"/>
    <w:rsid w:val="00AA2641"/>
    <w:rsid w:val="00AA4C5D"/>
    <w:rsid w:val="00AC1153"/>
    <w:rsid w:val="00AC68A9"/>
    <w:rsid w:val="00AD63BD"/>
    <w:rsid w:val="00AF0590"/>
    <w:rsid w:val="00AF1A11"/>
    <w:rsid w:val="00AF32E8"/>
    <w:rsid w:val="00B02D5E"/>
    <w:rsid w:val="00B12A48"/>
    <w:rsid w:val="00B2725F"/>
    <w:rsid w:val="00B356C2"/>
    <w:rsid w:val="00B474EA"/>
    <w:rsid w:val="00B612FA"/>
    <w:rsid w:val="00B94456"/>
    <w:rsid w:val="00BC34A6"/>
    <w:rsid w:val="00BC6865"/>
    <w:rsid w:val="00BD1DF2"/>
    <w:rsid w:val="00BD54FE"/>
    <w:rsid w:val="00BE3DCC"/>
    <w:rsid w:val="00C0684B"/>
    <w:rsid w:val="00C06F13"/>
    <w:rsid w:val="00C2369D"/>
    <w:rsid w:val="00C24216"/>
    <w:rsid w:val="00C35EF0"/>
    <w:rsid w:val="00C43CB4"/>
    <w:rsid w:val="00C52D7A"/>
    <w:rsid w:val="00C641BF"/>
    <w:rsid w:val="00D248BA"/>
    <w:rsid w:val="00D34EFF"/>
    <w:rsid w:val="00D45667"/>
    <w:rsid w:val="00D45B86"/>
    <w:rsid w:val="00D53C6A"/>
    <w:rsid w:val="00D81494"/>
    <w:rsid w:val="00DB2A7F"/>
    <w:rsid w:val="00DC0335"/>
    <w:rsid w:val="00E00AC6"/>
    <w:rsid w:val="00E053CC"/>
    <w:rsid w:val="00E16C76"/>
    <w:rsid w:val="00E22D79"/>
    <w:rsid w:val="00E24243"/>
    <w:rsid w:val="00E27D12"/>
    <w:rsid w:val="00E501F3"/>
    <w:rsid w:val="00EB1206"/>
    <w:rsid w:val="00EB172E"/>
    <w:rsid w:val="00EB2C1F"/>
    <w:rsid w:val="00EF3A5F"/>
    <w:rsid w:val="00F07880"/>
    <w:rsid w:val="00F31600"/>
    <w:rsid w:val="00F476A4"/>
    <w:rsid w:val="00F526B7"/>
    <w:rsid w:val="00F56EA3"/>
    <w:rsid w:val="00F825E2"/>
    <w:rsid w:val="00FA174D"/>
    <w:rsid w:val="00FA7A98"/>
    <w:rsid w:val="00FC51D5"/>
    <w:rsid w:val="00FE1457"/>
    <w:rsid w:val="00FE1C94"/>
    <w:rsid w:val="00FF0E84"/>
    <w:rsid w:val="00FF78F8"/>
    <w:rsid w:val="028D7658"/>
    <w:rsid w:val="0473086B"/>
    <w:rsid w:val="0DC34E34"/>
    <w:rsid w:val="184F6DB9"/>
    <w:rsid w:val="1E933963"/>
    <w:rsid w:val="26923B6A"/>
    <w:rsid w:val="2CE62902"/>
    <w:rsid w:val="2E4E55DC"/>
    <w:rsid w:val="3B745178"/>
    <w:rsid w:val="3D5132EB"/>
    <w:rsid w:val="3E1B4799"/>
    <w:rsid w:val="3F39062D"/>
    <w:rsid w:val="4E786270"/>
    <w:rsid w:val="5233381C"/>
    <w:rsid w:val="569168D5"/>
    <w:rsid w:val="58EF2CCE"/>
    <w:rsid w:val="598C6640"/>
    <w:rsid w:val="5E964FA9"/>
    <w:rsid w:val="608767D6"/>
    <w:rsid w:val="65376A6F"/>
    <w:rsid w:val="6B1013C0"/>
    <w:rsid w:val="76BB2650"/>
    <w:rsid w:val="782561E8"/>
    <w:rsid w:val="7C5313D0"/>
    <w:rsid w:val="7CF324A1"/>
    <w:rsid w:val="7D5F66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unhideWhenUsed/>
    <w:qFormat/>
    <w:uiPriority w:val="99"/>
    <w:pPr>
      <w:jc w:val="left"/>
    </w:pPr>
  </w:style>
  <w:style w:type="paragraph" w:styleId="3">
    <w:name w:val="Balloon Text"/>
    <w:basedOn w:val="1"/>
    <w:link w:val="14"/>
    <w:semiHidden/>
    <w:unhideWhenUsed/>
    <w:qFormat/>
    <w:uiPriority w:val="99"/>
    <w:rPr>
      <w:sz w:val="18"/>
      <w:szCs w:val="18"/>
    </w:rPr>
  </w:style>
  <w:style w:type="paragraph" w:styleId="4">
    <w:name w:val="footer"/>
    <w:basedOn w:val="1"/>
    <w:link w:val="12"/>
    <w:unhideWhenUsed/>
    <w:qFormat/>
    <w:uiPriority w:val="0"/>
    <w:pPr>
      <w:tabs>
        <w:tab w:val="center" w:pos="4153"/>
        <w:tab w:val="right" w:pos="8306"/>
      </w:tabs>
      <w:snapToGrid w:val="0"/>
      <w:jc w:val="left"/>
    </w:pPr>
    <w:rPr>
      <w:sz w:val="18"/>
      <w:szCs w:val="18"/>
    </w:rPr>
  </w:style>
  <w:style w:type="paragraph" w:styleId="5">
    <w:name w:val="header"/>
    <w:basedOn w:val="1"/>
    <w:link w:val="11"/>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List"/>
    <w:basedOn w:val="1"/>
    <w:autoRedefine/>
    <w:qFormat/>
    <w:uiPriority w:val="0"/>
    <w:pPr>
      <w:ind w:left="200" w:hanging="200" w:hangingChars="200"/>
      <w:contextualSpacing/>
    </w:pPr>
    <w:rPr>
      <w:rFonts w:ascii="Times New Roman" w:hAnsi="Times New Roman" w:eastAsia="宋体" w:cs="Times New Roman"/>
      <w:szCs w:val="24"/>
    </w:rPr>
  </w:style>
  <w:style w:type="paragraph" w:styleId="7">
    <w:name w:val="annotation subject"/>
    <w:basedOn w:val="2"/>
    <w:next w:val="2"/>
    <w:link w:val="16"/>
    <w:autoRedefine/>
    <w:semiHidden/>
    <w:unhideWhenUsed/>
    <w:qFormat/>
    <w:uiPriority w:val="99"/>
    <w:rPr>
      <w:b/>
      <w:bCs/>
    </w:rPr>
  </w:style>
  <w:style w:type="character" w:styleId="10">
    <w:name w:val="annotation reference"/>
    <w:basedOn w:val="9"/>
    <w:semiHidden/>
    <w:unhideWhenUsed/>
    <w:qFormat/>
    <w:uiPriority w:val="99"/>
    <w:rPr>
      <w:sz w:val="21"/>
      <w:szCs w:val="21"/>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0"/>
    <w:rPr>
      <w:sz w:val="18"/>
      <w:szCs w:val="18"/>
    </w:rPr>
  </w:style>
  <w:style w:type="paragraph" w:styleId="13">
    <w:name w:val="List Paragraph"/>
    <w:basedOn w:val="1"/>
    <w:link w:val="18"/>
    <w:autoRedefine/>
    <w:qFormat/>
    <w:uiPriority w:val="34"/>
    <w:pPr>
      <w:ind w:firstLine="420" w:firstLineChars="200"/>
    </w:pPr>
  </w:style>
  <w:style w:type="character" w:customStyle="1" w:styleId="14">
    <w:name w:val="批注框文本 字符"/>
    <w:basedOn w:val="9"/>
    <w:link w:val="3"/>
    <w:autoRedefine/>
    <w:semiHidden/>
    <w:qFormat/>
    <w:uiPriority w:val="99"/>
    <w:rPr>
      <w:kern w:val="2"/>
      <w:sz w:val="18"/>
      <w:szCs w:val="18"/>
    </w:rPr>
  </w:style>
  <w:style w:type="character" w:customStyle="1" w:styleId="15">
    <w:name w:val="批注文字 字符"/>
    <w:basedOn w:val="9"/>
    <w:link w:val="2"/>
    <w:autoRedefine/>
    <w:qFormat/>
    <w:uiPriority w:val="99"/>
    <w:rPr>
      <w:kern w:val="2"/>
      <w:sz w:val="21"/>
      <w:szCs w:val="22"/>
    </w:rPr>
  </w:style>
  <w:style w:type="character" w:customStyle="1" w:styleId="16">
    <w:name w:val="批注主题 字符"/>
    <w:basedOn w:val="15"/>
    <w:link w:val="7"/>
    <w:autoRedefine/>
    <w:semiHidden/>
    <w:qFormat/>
    <w:uiPriority w:val="99"/>
    <w:rPr>
      <w:b/>
      <w:bCs/>
      <w:kern w:val="2"/>
      <w:sz w:val="21"/>
      <w:szCs w:val="22"/>
    </w:rPr>
  </w:style>
  <w:style w:type="paragraph" w:customStyle="1" w:styleId="17">
    <w:name w:val="彩色列表 - 强调文字颜色 11"/>
    <w:basedOn w:val="1"/>
    <w:qFormat/>
    <w:uiPriority w:val="34"/>
    <w:pPr>
      <w:widowControl/>
      <w:ind w:firstLine="420" w:firstLineChars="200"/>
      <w:jc w:val="left"/>
    </w:pPr>
    <w:rPr>
      <w:rFonts w:ascii="Calibri" w:hAnsi="Calibri" w:eastAsia="宋体" w:cs="宋体"/>
      <w:kern w:val="0"/>
      <w:sz w:val="24"/>
    </w:rPr>
  </w:style>
  <w:style w:type="character" w:customStyle="1" w:styleId="18">
    <w:name w:val="列出段落 字符"/>
    <w:link w:val="13"/>
    <w:qFormat/>
    <w:locked/>
    <w:uiPriority w:val="34"/>
    <w:rPr>
      <w:kern w:val="2"/>
      <w:sz w:val="21"/>
      <w:szCs w:val="22"/>
    </w:rPr>
  </w:style>
  <w:style w:type="paragraph" w:customStyle="1" w:styleId="19">
    <w:name w:val="修订1"/>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20">
    <w:name w:val="修订2"/>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04776E-8F43-40CD-A596-9767AA325B71}">
  <ds:schemaRefs/>
</ds:datastoreItem>
</file>

<file path=docProps/app.xml><?xml version="1.0" encoding="utf-8"?>
<Properties xmlns="http://schemas.openxmlformats.org/officeDocument/2006/extended-properties" xmlns:vt="http://schemas.openxmlformats.org/officeDocument/2006/docPropsVTypes">
  <Template>Normal</Template>
  <Company>ITianKong.Com</Company>
  <Pages>2</Pages>
  <Words>601</Words>
  <Characters>655</Characters>
  <Lines>5</Lines>
  <Paragraphs>1</Paragraphs>
  <TotalTime>257</TotalTime>
  <ScaleCrop>false</ScaleCrop>
  <LinksUpToDate>false</LinksUpToDate>
  <CharactersWithSpaces>756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2026-02-24T02:13:00Z</dcterms:created>
  <dc:creator>SkyUser</dc:creator>
  <cp:lastModifiedBy>沁芳</cp:lastModifiedBy>
  <cp:lastPrinted>2018-04-19T04:24:00Z</cp:lastPrinted>
  <dcterms:modified xsi:type="dcterms:W3CDTF">2026-02-24T07:53:19Z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4DDB64D3FA6846ED8B6ADD17DF335C8F_12</vt:lpwstr>
  </property>
  <property fmtid="{D5CDD505-2E9C-101B-9397-08002B2CF9AE}" pid="4" name="KSOTemplateDocerSaveRecord">
    <vt:lpwstr>eyJoZGlkIjoiMGQyYTA5N2YyZjQ1ODRiZjYyNzgxY2U4YmZmZWFjNTciLCJ1c2VySWQiOiIzNTEyNzI2NTcifQ==</vt:lpwstr>
  </property>
</Properties>
</file>