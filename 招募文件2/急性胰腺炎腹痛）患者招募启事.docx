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BF532">
      <w:pPr>
        <w:spacing w:line="480" w:lineRule="auto"/>
        <w:jc w:val="center"/>
        <w:rPr>
          <w:rFonts w:eastAsia="黑体"/>
          <w:sz w:val="36"/>
        </w:rPr>
      </w:pPr>
      <w:r>
        <w:rPr>
          <w:sz w:val="36"/>
          <w:szCs w:val="36"/>
          <w:lang w:bidi="ar"/>
        </w:rPr>
        <w:t>六合丹软膏治疗急性胰腺炎腹痛</w:t>
      </w:r>
      <w:r>
        <w:rPr>
          <w:sz w:val="36"/>
        </w:rPr>
        <w:t>Ⅱ期临床试验受试者招募</w:t>
      </w:r>
    </w:p>
    <w:p w14:paraId="2402D6A0">
      <w:pPr>
        <w:spacing w:line="360" w:lineRule="auto"/>
        <w:rPr>
          <w:rFonts w:asciiTheme="minorEastAsia" w:hAnsiTheme="minorEastAsia" w:eastAsiaTheme="minorEastAsia"/>
          <w:b/>
          <w:bCs/>
          <w:sz w:val="24"/>
        </w:rPr>
      </w:pPr>
      <w:r>
        <w:rPr>
          <w:rFonts w:asciiTheme="minorEastAsia" w:hAnsiTheme="minorEastAsia" w:eastAsiaTheme="minorEastAsia"/>
          <w:b/>
          <w:bCs/>
          <w:sz w:val="24"/>
        </w:rPr>
        <w:t>研究简介：</w:t>
      </w:r>
    </w:p>
    <w:p w14:paraId="269279FB">
      <w:pPr>
        <w:adjustRightInd w:val="0"/>
        <w:snapToGrid w:val="0"/>
        <w:spacing w:line="360" w:lineRule="auto"/>
        <w:ind w:left="84" w:leftChars="40" w:firstLine="480" w:firstLineChars="200"/>
        <w:rPr>
          <w:rFonts w:asciiTheme="minorEastAsia" w:hAnsiTheme="minorEastAsia" w:eastAsiaTheme="minorEastAsia"/>
          <w:sz w:val="24"/>
        </w:rPr>
      </w:pPr>
      <w:r>
        <w:rPr>
          <w:rFonts w:asciiTheme="minorEastAsia" w:hAnsiTheme="minorEastAsia" w:eastAsiaTheme="minorEastAsia"/>
          <w:sz w:val="24"/>
          <w:lang w:bidi="ar"/>
        </w:rPr>
        <w:t>六合丹软膏是在四川大学华西医院医疗机构制剂六合丹的基础上经过现代工艺革新改良而成的新药，针对急性胰腺炎患者的临床应用已有近40年的历史。</w:t>
      </w:r>
      <w:r>
        <w:rPr>
          <w:rFonts w:asciiTheme="minorEastAsia" w:hAnsiTheme="minorEastAsia" w:eastAsiaTheme="minorEastAsia"/>
          <w:color w:val="000000"/>
          <w:sz w:val="24"/>
          <w:lang w:bidi="ar"/>
        </w:rPr>
        <w:t>处方由大黄、黄柏、白及、白芷、乌金、乌梅、甘草、薄荷素油及蜂蜜组成，</w:t>
      </w:r>
      <w:r>
        <w:rPr>
          <w:rFonts w:asciiTheme="minorEastAsia" w:hAnsiTheme="minorEastAsia" w:eastAsiaTheme="minorEastAsia"/>
          <w:sz w:val="24"/>
          <w:lang w:bidi="ar"/>
        </w:rPr>
        <w:t>六合丹软膏拟定的功能主治（临床适应症）为清热解毒、消肿止痛，用于急性胰腺炎腹痛。</w:t>
      </w:r>
    </w:p>
    <w:p w14:paraId="17EAFEA3">
      <w:pPr>
        <w:spacing w:line="360" w:lineRule="auto"/>
        <w:rPr>
          <w:rFonts w:asciiTheme="minorEastAsia" w:hAnsiTheme="minorEastAsia" w:eastAsiaTheme="minorEastAsia"/>
          <w:b/>
          <w:bCs/>
          <w:sz w:val="24"/>
        </w:rPr>
      </w:pPr>
      <w:r>
        <w:rPr>
          <w:rFonts w:asciiTheme="minorEastAsia" w:hAnsiTheme="minorEastAsia" w:eastAsiaTheme="minorEastAsia"/>
          <w:b/>
          <w:bCs/>
          <w:sz w:val="24"/>
        </w:rPr>
        <w:t>招募条件：</w:t>
      </w:r>
    </w:p>
    <w:p w14:paraId="7663577F">
      <w:pPr>
        <w:spacing w:line="360" w:lineRule="auto"/>
        <w:ind w:firstLine="480" w:firstLineChars="200"/>
        <w:rPr>
          <w:rFonts w:asciiTheme="minorEastAsia" w:hAnsiTheme="minorEastAsia" w:eastAsiaTheme="minorEastAsia"/>
          <w:sz w:val="24"/>
        </w:rPr>
      </w:pPr>
      <w:r>
        <w:rPr>
          <w:rFonts w:asciiTheme="minorEastAsia" w:hAnsiTheme="minorEastAsia" w:eastAsiaTheme="minorEastAsia"/>
          <w:sz w:val="24"/>
        </w:rPr>
        <w:t>（1）年龄为18~65周岁（含18周岁和65周岁），性别不限；</w:t>
      </w:r>
    </w:p>
    <w:p w14:paraId="5E9D4609">
      <w:pPr>
        <w:spacing w:line="360" w:lineRule="auto"/>
        <w:ind w:firstLine="480" w:firstLineChars="200"/>
        <w:rPr>
          <w:rFonts w:asciiTheme="minorEastAsia" w:hAnsiTheme="minorEastAsia" w:eastAsiaTheme="minorEastAsia"/>
          <w:sz w:val="24"/>
        </w:rPr>
      </w:pPr>
      <w:r>
        <w:rPr>
          <w:rFonts w:asciiTheme="minorEastAsia" w:hAnsiTheme="minorEastAsia" w:eastAsiaTheme="minorEastAsia"/>
          <w:sz w:val="24"/>
        </w:rPr>
        <w:t>（2）符合中重症急性胰腺炎诊断标准；</w:t>
      </w:r>
    </w:p>
    <w:p w14:paraId="4FB8FA2C">
      <w:pPr>
        <w:spacing w:line="360" w:lineRule="auto"/>
        <w:ind w:firstLine="480" w:firstLineChars="200"/>
        <w:rPr>
          <w:rFonts w:asciiTheme="minorEastAsia" w:hAnsiTheme="minorEastAsia" w:eastAsiaTheme="minorEastAsia"/>
          <w:sz w:val="24"/>
        </w:rPr>
      </w:pPr>
      <w:r>
        <w:rPr>
          <w:rFonts w:asciiTheme="minorEastAsia" w:hAnsiTheme="minorEastAsia" w:eastAsiaTheme="minorEastAsia"/>
          <w:sz w:val="24"/>
        </w:rPr>
        <w:t>（3）筛选时及随机入组时均存在腹痛的症状，且3分≤腹痛VAS评分≤8分；</w:t>
      </w:r>
    </w:p>
    <w:p w14:paraId="6014DF41">
      <w:pPr>
        <w:spacing w:line="360" w:lineRule="auto"/>
        <w:ind w:firstLine="480" w:firstLineChars="200"/>
        <w:rPr>
          <w:rFonts w:asciiTheme="minorEastAsia" w:hAnsiTheme="minorEastAsia" w:eastAsiaTheme="minorEastAsia"/>
          <w:sz w:val="24"/>
        </w:rPr>
      </w:pPr>
      <w:r>
        <w:rPr>
          <w:rFonts w:asciiTheme="minorEastAsia" w:hAnsiTheme="minorEastAsia" w:eastAsiaTheme="minorEastAsia"/>
          <w:sz w:val="24"/>
        </w:rPr>
        <w:t>（4）病程≤14天；</w:t>
      </w:r>
    </w:p>
    <w:p w14:paraId="0FFFAB99">
      <w:pPr>
        <w:spacing w:line="360" w:lineRule="auto"/>
        <w:ind w:firstLine="480" w:firstLineChars="200"/>
        <w:rPr>
          <w:rFonts w:asciiTheme="minorEastAsia" w:hAnsiTheme="minorEastAsia" w:eastAsiaTheme="minorEastAsia"/>
          <w:sz w:val="24"/>
        </w:rPr>
      </w:pPr>
      <w:r>
        <w:rPr>
          <w:rFonts w:asciiTheme="minorEastAsia" w:hAnsiTheme="minorEastAsia" w:eastAsiaTheme="minorEastAsia"/>
          <w:sz w:val="24"/>
        </w:rPr>
        <w:t>（5）同意参加本临床试验并自愿签署知情同意书。</w:t>
      </w:r>
    </w:p>
    <w:p w14:paraId="780FEFDD">
      <w:pPr>
        <w:pStyle w:val="17"/>
        <w:spacing w:before="0" w:beforeAutospacing="0" w:after="0" w:afterAutospacing="0" w:line="360" w:lineRule="auto"/>
        <w:rPr>
          <w:rFonts w:asciiTheme="minorEastAsia" w:hAnsiTheme="minorEastAsia" w:eastAsiaTheme="minorEastAsia"/>
        </w:rPr>
      </w:pPr>
      <w:r>
        <w:rPr>
          <w:rFonts w:hint="eastAsia" w:asciiTheme="minorEastAsia" w:hAnsiTheme="minorEastAsia" w:eastAsiaTheme="minorEastAsia"/>
        </w:rPr>
        <w:t>费用：</w:t>
      </w:r>
    </w:p>
    <w:p w14:paraId="3A8F33CC">
      <w:pPr>
        <w:pStyle w:val="17"/>
        <w:spacing w:before="0" w:beforeAutospacing="0" w:after="0" w:afterAutospacing="0" w:line="360" w:lineRule="auto"/>
        <w:ind w:firstLine="480" w:firstLineChars="200"/>
        <w:rPr>
          <w:rFonts w:asciiTheme="minorEastAsia" w:hAnsiTheme="minorEastAsia" w:eastAsiaTheme="minorEastAsia"/>
          <w:bCs/>
        </w:rPr>
      </w:pPr>
      <w:r>
        <w:rPr>
          <w:rFonts w:asciiTheme="minorEastAsia" w:hAnsiTheme="minorEastAsia" w:eastAsiaTheme="minorEastAsia"/>
        </w:rPr>
        <w:t>如果您愿意参加本研究并通过筛选符合条件，</w:t>
      </w:r>
      <w:r>
        <w:rPr>
          <w:rFonts w:hint="eastAsia" w:asciiTheme="minorEastAsia" w:hAnsiTheme="minorEastAsia" w:eastAsiaTheme="minorEastAsia"/>
        </w:rPr>
        <w:t>成都海禾医药科技有限公司将支付您参加本项研究期间所做的与研究有关的检查费用，检查项目包括血常规、尿常规、肝功能、肾功能、凝血功能、血电解质、血清脂肪酶、血清淀粉酶、随机血糖、血气分析、心电图检查、</w:t>
      </w:r>
      <w:r>
        <w:rPr>
          <w:rFonts w:asciiTheme="minorEastAsia" w:hAnsiTheme="minorEastAsia" w:eastAsiaTheme="minorEastAsia"/>
        </w:rPr>
        <w:t>CT</w:t>
      </w:r>
      <w:r>
        <w:rPr>
          <w:rFonts w:hint="eastAsia" w:asciiTheme="minorEastAsia" w:hAnsiTheme="minorEastAsia" w:eastAsiaTheme="minorEastAsia"/>
        </w:rPr>
        <w:t>检查、彩超检查、育龄期女性血</w:t>
      </w:r>
      <w:r>
        <w:rPr>
          <w:rFonts w:asciiTheme="minorEastAsia" w:hAnsiTheme="minorEastAsia" w:eastAsiaTheme="minorEastAsia"/>
        </w:rPr>
        <w:t>/</w:t>
      </w:r>
      <w:r>
        <w:rPr>
          <w:rFonts w:hint="eastAsia" w:asciiTheme="minorEastAsia" w:hAnsiTheme="minorEastAsia" w:eastAsiaTheme="minorEastAsia"/>
        </w:rPr>
        <w:t>尿妊娠试验。由成都海禾医药科技有限公司提供试验用药，但西医常规治疗所涉及的药物及治疗费用需要您个人承担。</w:t>
      </w:r>
    </w:p>
    <w:p w14:paraId="5BC0F164">
      <w:pPr>
        <w:spacing w:line="360" w:lineRule="auto"/>
        <w:ind w:firstLine="480" w:firstLineChars="200"/>
        <w:rPr>
          <w:rFonts w:asciiTheme="minorEastAsia" w:hAnsiTheme="minorEastAsia" w:eastAsiaTheme="minorEastAsia"/>
          <w:sz w:val="24"/>
        </w:rPr>
      </w:pPr>
    </w:p>
    <w:p w14:paraId="63E76B52">
      <w:pPr>
        <w:spacing w:line="360" w:lineRule="auto"/>
        <w:ind w:firstLine="480" w:firstLineChars="200"/>
        <w:rPr>
          <w:rFonts w:asciiTheme="minorEastAsia" w:hAnsiTheme="minorEastAsia" w:eastAsiaTheme="minorEastAsia"/>
          <w:sz w:val="24"/>
        </w:rPr>
      </w:pPr>
    </w:p>
    <w:p w14:paraId="0A8D7291">
      <w:pPr>
        <w:spacing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若您或您身边的人符合入选条件，请尽快到下列医院咨询 。若您对研究项目仍有疑问，请与以下研究人员联系，或扫描下方二维码提交报名信息，将有工作人员向您介绍详细的研究内容。</w:t>
      </w:r>
    </w:p>
    <w:p w14:paraId="2AF7C800">
      <w:pPr>
        <w:spacing w:line="360" w:lineRule="auto"/>
        <w:ind w:firstLine="480" w:firstLineChars="200"/>
        <w:rPr>
          <w:rFonts w:asciiTheme="minorEastAsia" w:hAnsiTheme="minorEastAsia" w:eastAsiaTheme="minorEastAsia"/>
          <w:sz w:val="24"/>
        </w:rPr>
      </w:pPr>
    </w:p>
    <w:tbl>
      <w:tblPr>
        <w:tblStyle w:val="21"/>
        <w:tblW w:w="8095" w:type="dxa"/>
        <w:tblInd w:w="93" w:type="dxa"/>
        <w:tblLayout w:type="autofit"/>
        <w:tblCellMar>
          <w:top w:w="0" w:type="dxa"/>
          <w:left w:w="108" w:type="dxa"/>
          <w:bottom w:w="0" w:type="dxa"/>
          <w:right w:w="108" w:type="dxa"/>
        </w:tblCellMar>
      </w:tblPr>
      <w:tblGrid>
        <w:gridCol w:w="4110"/>
        <w:gridCol w:w="3985"/>
      </w:tblGrid>
      <w:tr w14:paraId="67720228">
        <w:tblPrEx>
          <w:tblCellMar>
            <w:top w:w="0" w:type="dxa"/>
            <w:left w:w="108" w:type="dxa"/>
            <w:bottom w:w="0" w:type="dxa"/>
            <w:right w:w="108" w:type="dxa"/>
          </w:tblCellMar>
        </w:tblPrEx>
        <w:trPr>
          <w:trHeight w:val="444" w:hRule="atLeast"/>
        </w:trPr>
        <w:tc>
          <w:tcPr>
            <w:tcW w:w="4110"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2DCEE3C6">
            <w:pPr>
              <w:widowControl/>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医院</w:t>
            </w:r>
          </w:p>
        </w:tc>
        <w:tc>
          <w:tcPr>
            <w:tcW w:w="3985" w:type="dxa"/>
            <w:tcBorders>
              <w:top w:val="single" w:color="auto" w:sz="4" w:space="0"/>
              <w:left w:val="nil"/>
              <w:bottom w:val="single" w:color="auto" w:sz="4" w:space="0"/>
              <w:right w:val="single" w:color="auto" w:sz="4" w:space="0"/>
            </w:tcBorders>
            <w:shd w:val="clear" w:color="auto" w:fill="auto"/>
            <w:vAlign w:val="center"/>
          </w:tcPr>
          <w:p w14:paraId="61AEB16D">
            <w:pPr>
              <w:widowControl/>
              <w:jc w:val="center"/>
              <w:rPr>
                <w:rFonts w:cs="宋体" w:asciiTheme="minorEastAsia" w:hAnsiTheme="minorEastAsia" w:eastAsiaTheme="minorEastAsia"/>
                <w:color w:val="000000"/>
                <w:kern w:val="0"/>
                <w:sz w:val="24"/>
              </w:rPr>
            </w:pPr>
            <w:r>
              <w:rPr>
                <w:rFonts w:hint="eastAsia" w:cs="宋体" w:asciiTheme="minorEastAsia" w:hAnsiTheme="minorEastAsia" w:eastAsiaTheme="minorEastAsia"/>
                <w:color w:val="000000"/>
                <w:kern w:val="0"/>
                <w:sz w:val="24"/>
              </w:rPr>
              <w:t>联系人及电话</w:t>
            </w:r>
          </w:p>
        </w:tc>
      </w:tr>
      <w:tr w14:paraId="56BA9C3F">
        <w:tblPrEx>
          <w:tblCellMar>
            <w:top w:w="0" w:type="dxa"/>
            <w:left w:w="108" w:type="dxa"/>
            <w:bottom w:w="0" w:type="dxa"/>
            <w:right w:w="108" w:type="dxa"/>
          </w:tblCellMar>
        </w:tblPrEx>
        <w:trPr>
          <w:trHeight w:val="444" w:hRule="atLeast"/>
        </w:trPr>
        <w:tc>
          <w:tcPr>
            <w:tcW w:w="4110"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79543610">
            <w:pPr>
              <w:widowControl/>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四川大学华西医院</w:t>
            </w:r>
          </w:p>
        </w:tc>
        <w:tc>
          <w:tcPr>
            <w:tcW w:w="3985" w:type="dxa"/>
            <w:tcBorders>
              <w:top w:val="single" w:color="auto" w:sz="4" w:space="0"/>
              <w:left w:val="nil"/>
              <w:bottom w:val="single" w:color="auto" w:sz="4" w:space="0"/>
              <w:right w:val="single" w:color="auto" w:sz="4" w:space="0"/>
            </w:tcBorders>
            <w:shd w:val="clear" w:color="auto" w:fill="auto"/>
            <w:vAlign w:val="center"/>
          </w:tcPr>
          <w:p w14:paraId="7D838793">
            <w:pPr>
              <w:widowControl/>
              <w:jc w:val="center"/>
              <w:rPr>
                <w:rFonts w:cs="宋体" w:asciiTheme="minorEastAsia" w:hAnsiTheme="minorEastAsia" w:eastAsiaTheme="minorEastAsia"/>
                <w:color w:val="000000"/>
                <w:kern w:val="0"/>
                <w:sz w:val="24"/>
              </w:rPr>
            </w:pPr>
            <w:r>
              <w:rPr>
                <w:rFonts w:hint="eastAsia" w:cs="宋体" w:asciiTheme="minorEastAsia" w:hAnsiTheme="minorEastAsia" w:eastAsiaTheme="minorEastAsia"/>
                <w:color w:val="000000"/>
                <w:kern w:val="0"/>
                <w:sz w:val="24"/>
              </w:rPr>
              <w:t>岑助理13438829846</w:t>
            </w:r>
          </w:p>
        </w:tc>
      </w:tr>
      <w:tr w14:paraId="5816F759">
        <w:tblPrEx>
          <w:tblCellMar>
            <w:top w:w="0" w:type="dxa"/>
            <w:left w:w="108" w:type="dxa"/>
            <w:bottom w:w="0" w:type="dxa"/>
            <w:right w:w="108" w:type="dxa"/>
          </w:tblCellMar>
        </w:tblPrEx>
        <w:trPr>
          <w:trHeight w:val="588" w:hRule="atLeast"/>
        </w:trPr>
        <w:tc>
          <w:tcPr>
            <w:tcW w:w="4110" w:type="dxa"/>
            <w:tcBorders>
              <w:top w:val="nil"/>
              <w:left w:val="single" w:color="auto" w:sz="4" w:space="0"/>
              <w:bottom w:val="single" w:color="auto" w:sz="4" w:space="0"/>
              <w:right w:val="single" w:color="auto" w:sz="4" w:space="0"/>
            </w:tcBorders>
            <w:shd w:val="clear" w:color="000000" w:fill="FFFFFF"/>
            <w:noWrap/>
            <w:vAlign w:val="center"/>
          </w:tcPr>
          <w:p w14:paraId="7E7521F2">
            <w:pPr>
              <w:widowControl/>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德阳市人民医院</w:t>
            </w:r>
          </w:p>
        </w:tc>
        <w:tc>
          <w:tcPr>
            <w:tcW w:w="3985" w:type="dxa"/>
            <w:tcBorders>
              <w:top w:val="nil"/>
              <w:left w:val="nil"/>
              <w:bottom w:val="single" w:color="auto" w:sz="4" w:space="0"/>
              <w:right w:val="single" w:color="auto" w:sz="4" w:space="0"/>
            </w:tcBorders>
            <w:shd w:val="clear" w:color="auto" w:fill="auto"/>
            <w:vAlign w:val="center"/>
          </w:tcPr>
          <w:p w14:paraId="664005AE">
            <w:pPr>
              <w:widowControl/>
              <w:jc w:val="center"/>
              <w:rPr>
                <w:rFonts w:cs="宋体" w:asciiTheme="minorEastAsia" w:hAnsiTheme="minorEastAsia" w:eastAsiaTheme="minorEastAsia"/>
                <w:color w:val="000000"/>
                <w:kern w:val="0"/>
                <w:sz w:val="24"/>
              </w:rPr>
            </w:pPr>
            <w:r>
              <w:rPr>
                <w:rFonts w:hint="eastAsia" w:cs="宋体" w:asciiTheme="minorEastAsia" w:hAnsiTheme="minorEastAsia" w:eastAsiaTheme="minorEastAsia"/>
                <w:color w:val="000000"/>
                <w:kern w:val="0"/>
                <w:sz w:val="24"/>
              </w:rPr>
              <w:t>黄助理17381568030</w:t>
            </w:r>
          </w:p>
        </w:tc>
      </w:tr>
      <w:tr w14:paraId="693AC339">
        <w:tblPrEx>
          <w:tblCellMar>
            <w:top w:w="0" w:type="dxa"/>
            <w:left w:w="108" w:type="dxa"/>
            <w:bottom w:w="0" w:type="dxa"/>
            <w:right w:w="108" w:type="dxa"/>
          </w:tblCellMar>
        </w:tblPrEx>
        <w:trPr>
          <w:trHeight w:val="360" w:hRule="atLeast"/>
        </w:trPr>
        <w:tc>
          <w:tcPr>
            <w:tcW w:w="4110" w:type="dxa"/>
            <w:tcBorders>
              <w:top w:val="nil"/>
              <w:left w:val="single" w:color="auto" w:sz="4" w:space="0"/>
              <w:bottom w:val="single" w:color="auto" w:sz="4" w:space="0"/>
              <w:right w:val="single" w:color="auto" w:sz="4" w:space="0"/>
            </w:tcBorders>
            <w:shd w:val="clear" w:color="000000" w:fill="FFFFFF"/>
            <w:noWrap/>
            <w:vAlign w:val="center"/>
          </w:tcPr>
          <w:p w14:paraId="4BBCC3D1">
            <w:pPr>
              <w:widowControl/>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上海长海医院</w:t>
            </w:r>
            <w:bookmarkStart w:id="0" w:name="_GoBack"/>
            <w:bookmarkEnd w:id="0"/>
          </w:p>
        </w:tc>
        <w:tc>
          <w:tcPr>
            <w:tcW w:w="3985" w:type="dxa"/>
            <w:tcBorders>
              <w:top w:val="nil"/>
              <w:left w:val="nil"/>
              <w:bottom w:val="single" w:color="auto" w:sz="4" w:space="0"/>
              <w:right w:val="single" w:color="auto" w:sz="4" w:space="0"/>
            </w:tcBorders>
            <w:shd w:val="clear" w:color="auto" w:fill="auto"/>
            <w:vAlign w:val="center"/>
          </w:tcPr>
          <w:p w14:paraId="0BB7D31D">
            <w:pPr>
              <w:widowControl/>
              <w:jc w:val="center"/>
              <w:rPr>
                <w:rFonts w:cs="宋体" w:asciiTheme="minorEastAsia" w:hAnsiTheme="minorEastAsia" w:eastAsiaTheme="minorEastAsia"/>
                <w:color w:val="000000"/>
                <w:kern w:val="0"/>
                <w:sz w:val="24"/>
              </w:rPr>
            </w:pPr>
            <w:r>
              <w:rPr>
                <w:rFonts w:hint="eastAsia" w:cs="宋体" w:asciiTheme="minorEastAsia" w:hAnsiTheme="minorEastAsia" w:eastAsiaTheme="minorEastAsia"/>
                <w:color w:val="000000"/>
                <w:kern w:val="0"/>
                <w:sz w:val="24"/>
              </w:rPr>
              <w:t>袁助理13681610101</w:t>
            </w:r>
          </w:p>
        </w:tc>
      </w:tr>
      <w:tr w14:paraId="3D2094AB">
        <w:tblPrEx>
          <w:tblCellMar>
            <w:top w:w="0" w:type="dxa"/>
            <w:left w:w="108" w:type="dxa"/>
            <w:bottom w:w="0" w:type="dxa"/>
            <w:right w:w="108" w:type="dxa"/>
          </w:tblCellMar>
        </w:tblPrEx>
        <w:trPr>
          <w:trHeight w:val="804" w:hRule="atLeast"/>
        </w:trPr>
        <w:tc>
          <w:tcPr>
            <w:tcW w:w="4110" w:type="dxa"/>
            <w:tcBorders>
              <w:top w:val="nil"/>
              <w:left w:val="single" w:color="auto" w:sz="4" w:space="0"/>
              <w:bottom w:val="single" w:color="auto" w:sz="4" w:space="0"/>
              <w:right w:val="single" w:color="auto" w:sz="4" w:space="0"/>
            </w:tcBorders>
            <w:shd w:val="clear" w:color="000000" w:fill="FFFFFF"/>
            <w:noWrap/>
            <w:vAlign w:val="center"/>
          </w:tcPr>
          <w:p w14:paraId="637B45EF">
            <w:pPr>
              <w:widowControl/>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南昌大学第二附属医院</w:t>
            </w:r>
          </w:p>
        </w:tc>
        <w:tc>
          <w:tcPr>
            <w:tcW w:w="3985" w:type="dxa"/>
            <w:tcBorders>
              <w:top w:val="nil"/>
              <w:left w:val="nil"/>
              <w:bottom w:val="single" w:color="auto" w:sz="4" w:space="0"/>
              <w:right w:val="single" w:color="auto" w:sz="4" w:space="0"/>
            </w:tcBorders>
            <w:shd w:val="clear" w:color="auto" w:fill="auto"/>
            <w:vAlign w:val="center"/>
          </w:tcPr>
          <w:p w14:paraId="7C1418F1">
            <w:pPr>
              <w:widowControl/>
              <w:jc w:val="center"/>
              <w:rPr>
                <w:rFonts w:cs="宋体" w:asciiTheme="minorEastAsia" w:hAnsiTheme="minorEastAsia" w:eastAsiaTheme="minorEastAsia"/>
                <w:color w:val="000000"/>
                <w:kern w:val="0"/>
                <w:sz w:val="24"/>
              </w:rPr>
            </w:pPr>
            <w:r>
              <w:rPr>
                <w:rFonts w:hint="eastAsia" w:cs="宋体" w:asciiTheme="minorEastAsia" w:hAnsiTheme="minorEastAsia" w:eastAsiaTheme="minorEastAsia"/>
                <w:color w:val="000000"/>
                <w:kern w:val="0"/>
                <w:sz w:val="24"/>
              </w:rPr>
              <w:t>王助理15338746215                 王助理15979182672</w:t>
            </w:r>
          </w:p>
        </w:tc>
      </w:tr>
      <w:tr w14:paraId="060A8AF3">
        <w:tblPrEx>
          <w:tblCellMar>
            <w:top w:w="0" w:type="dxa"/>
            <w:left w:w="108" w:type="dxa"/>
            <w:bottom w:w="0" w:type="dxa"/>
            <w:right w:w="108" w:type="dxa"/>
          </w:tblCellMar>
        </w:tblPrEx>
        <w:trPr>
          <w:trHeight w:val="744" w:hRule="atLeast"/>
        </w:trPr>
        <w:tc>
          <w:tcPr>
            <w:tcW w:w="4110" w:type="dxa"/>
            <w:tcBorders>
              <w:top w:val="nil"/>
              <w:left w:val="single" w:color="auto" w:sz="4" w:space="0"/>
              <w:bottom w:val="single" w:color="auto" w:sz="4" w:space="0"/>
              <w:right w:val="single" w:color="auto" w:sz="4" w:space="0"/>
            </w:tcBorders>
            <w:shd w:val="clear" w:color="000000" w:fill="FFFFFF"/>
            <w:noWrap/>
            <w:vAlign w:val="center"/>
          </w:tcPr>
          <w:p w14:paraId="3A8E9E90">
            <w:pPr>
              <w:widowControl/>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南昌大学第一附属医院</w:t>
            </w:r>
          </w:p>
        </w:tc>
        <w:tc>
          <w:tcPr>
            <w:tcW w:w="3985" w:type="dxa"/>
            <w:tcBorders>
              <w:top w:val="nil"/>
              <w:left w:val="nil"/>
              <w:bottom w:val="single" w:color="auto" w:sz="4" w:space="0"/>
              <w:right w:val="single" w:color="auto" w:sz="4" w:space="0"/>
            </w:tcBorders>
            <w:shd w:val="clear" w:color="auto" w:fill="auto"/>
            <w:vAlign w:val="center"/>
          </w:tcPr>
          <w:p w14:paraId="0231DFBB">
            <w:pPr>
              <w:widowControl/>
              <w:jc w:val="center"/>
              <w:rPr>
                <w:rFonts w:cs="宋体" w:asciiTheme="minorEastAsia" w:hAnsiTheme="minorEastAsia" w:eastAsiaTheme="minorEastAsia"/>
                <w:color w:val="000000"/>
                <w:kern w:val="0"/>
                <w:sz w:val="24"/>
              </w:rPr>
            </w:pPr>
            <w:r>
              <w:rPr>
                <w:rFonts w:hint="eastAsia" w:cs="宋体" w:asciiTheme="minorEastAsia" w:hAnsiTheme="minorEastAsia" w:eastAsiaTheme="minorEastAsia"/>
                <w:color w:val="000000"/>
                <w:kern w:val="0"/>
                <w:sz w:val="24"/>
              </w:rPr>
              <w:t>韩助理</w:t>
            </w:r>
            <w:ins w:id="0" w:author="沁芳" w:date="2024-11-06T09:49:48Z">
              <w:r>
                <w:rPr>
                  <w:rFonts w:hint="eastAsia" w:cs="宋体" w:asciiTheme="minorEastAsia" w:hAnsiTheme="minorEastAsia" w:eastAsiaTheme="minorEastAsia"/>
                  <w:color w:val="000000"/>
                  <w:kern w:val="0"/>
                  <w:sz w:val="24"/>
                </w:rPr>
                <w:t>18365476498</w:t>
              </w:r>
            </w:ins>
            <w:del w:id="1" w:author="沁芳" w:date="2024-11-06T09:49:48Z">
              <w:r>
                <w:rPr>
                  <w:rFonts w:hint="eastAsia" w:cs="宋体" w:asciiTheme="minorEastAsia" w:hAnsiTheme="minorEastAsia" w:eastAsiaTheme="minorEastAsia"/>
                  <w:color w:val="000000"/>
                  <w:kern w:val="0"/>
                  <w:sz w:val="24"/>
                </w:rPr>
                <w:delText>1836547649</w:delText>
              </w:r>
            </w:del>
            <w:r>
              <w:rPr>
                <w:rFonts w:hint="eastAsia" w:cs="宋体" w:asciiTheme="minorEastAsia" w:hAnsiTheme="minorEastAsia" w:eastAsiaTheme="minorEastAsia"/>
                <w:color w:val="000000"/>
                <w:kern w:val="0"/>
                <w:sz w:val="24"/>
              </w:rPr>
              <w:t xml:space="preserve">     </w:t>
            </w:r>
          </w:p>
          <w:p w14:paraId="3A37BB04">
            <w:pPr>
              <w:widowControl/>
              <w:jc w:val="center"/>
              <w:rPr>
                <w:rFonts w:cs="宋体" w:asciiTheme="minorEastAsia" w:hAnsiTheme="minorEastAsia" w:eastAsiaTheme="minorEastAsia"/>
                <w:color w:val="000000"/>
                <w:kern w:val="0"/>
                <w:sz w:val="24"/>
              </w:rPr>
            </w:pPr>
            <w:r>
              <w:rPr>
                <w:rFonts w:hint="eastAsia" w:cs="宋体" w:asciiTheme="minorEastAsia" w:hAnsiTheme="minorEastAsia" w:eastAsiaTheme="minorEastAsia"/>
                <w:color w:val="000000"/>
                <w:kern w:val="0"/>
                <w:sz w:val="24"/>
              </w:rPr>
              <w:t>张助理15279133647</w:t>
            </w:r>
          </w:p>
        </w:tc>
      </w:tr>
      <w:tr w14:paraId="55976B5C">
        <w:tblPrEx>
          <w:tblCellMar>
            <w:top w:w="0" w:type="dxa"/>
            <w:left w:w="108" w:type="dxa"/>
            <w:bottom w:w="0" w:type="dxa"/>
            <w:right w:w="108" w:type="dxa"/>
          </w:tblCellMar>
        </w:tblPrEx>
        <w:trPr>
          <w:trHeight w:val="360" w:hRule="atLeast"/>
        </w:trPr>
        <w:tc>
          <w:tcPr>
            <w:tcW w:w="4110" w:type="dxa"/>
            <w:tcBorders>
              <w:top w:val="nil"/>
              <w:left w:val="single" w:color="auto" w:sz="4" w:space="0"/>
              <w:bottom w:val="single" w:color="auto" w:sz="4" w:space="0"/>
              <w:right w:val="single" w:color="auto" w:sz="4" w:space="0"/>
            </w:tcBorders>
            <w:shd w:val="clear" w:color="000000" w:fill="FFFFFF"/>
            <w:noWrap/>
            <w:vAlign w:val="center"/>
          </w:tcPr>
          <w:p w14:paraId="489A3932">
            <w:pPr>
              <w:widowControl/>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温州医科大学附属第二医院</w:t>
            </w:r>
          </w:p>
        </w:tc>
        <w:tc>
          <w:tcPr>
            <w:tcW w:w="3985" w:type="dxa"/>
            <w:tcBorders>
              <w:top w:val="nil"/>
              <w:left w:val="nil"/>
              <w:bottom w:val="single" w:color="auto" w:sz="4" w:space="0"/>
              <w:right w:val="single" w:color="auto" w:sz="4" w:space="0"/>
            </w:tcBorders>
            <w:shd w:val="clear" w:color="auto" w:fill="auto"/>
            <w:vAlign w:val="center"/>
          </w:tcPr>
          <w:p w14:paraId="00B44116">
            <w:pPr>
              <w:widowControl/>
              <w:jc w:val="center"/>
              <w:rPr>
                <w:rFonts w:cs="宋体" w:asciiTheme="minorEastAsia" w:hAnsiTheme="minorEastAsia" w:eastAsiaTheme="minorEastAsia"/>
                <w:color w:val="000000"/>
                <w:kern w:val="0"/>
                <w:sz w:val="24"/>
              </w:rPr>
            </w:pPr>
            <w:r>
              <w:rPr>
                <w:rFonts w:hint="eastAsia" w:cs="宋体" w:asciiTheme="minorEastAsia" w:hAnsiTheme="minorEastAsia" w:eastAsiaTheme="minorEastAsia"/>
                <w:color w:val="000000"/>
                <w:kern w:val="0"/>
                <w:sz w:val="24"/>
              </w:rPr>
              <w:t xml:space="preserve">吕助理15068905921  </w:t>
            </w:r>
          </w:p>
        </w:tc>
      </w:tr>
      <w:tr w14:paraId="13F582D6">
        <w:tblPrEx>
          <w:tblCellMar>
            <w:top w:w="0" w:type="dxa"/>
            <w:left w:w="108" w:type="dxa"/>
            <w:bottom w:w="0" w:type="dxa"/>
            <w:right w:w="108" w:type="dxa"/>
          </w:tblCellMar>
        </w:tblPrEx>
        <w:trPr>
          <w:trHeight w:val="360" w:hRule="atLeast"/>
        </w:trPr>
        <w:tc>
          <w:tcPr>
            <w:tcW w:w="4110" w:type="dxa"/>
            <w:tcBorders>
              <w:top w:val="nil"/>
              <w:left w:val="single" w:color="auto" w:sz="4" w:space="0"/>
              <w:bottom w:val="single" w:color="auto" w:sz="4" w:space="0"/>
              <w:right w:val="single" w:color="auto" w:sz="4" w:space="0"/>
            </w:tcBorders>
            <w:shd w:val="clear" w:color="000000" w:fill="FFFFFF"/>
            <w:noWrap/>
            <w:vAlign w:val="center"/>
          </w:tcPr>
          <w:p w14:paraId="2AF75865">
            <w:pPr>
              <w:widowControl/>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华中科技大学同济医学院附属协和医院</w:t>
            </w:r>
          </w:p>
        </w:tc>
        <w:tc>
          <w:tcPr>
            <w:tcW w:w="3985" w:type="dxa"/>
            <w:tcBorders>
              <w:top w:val="nil"/>
              <w:left w:val="nil"/>
              <w:bottom w:val="single" w:color="auto" w:sz="4" w:space="0"/>
              <w:right w:val="single" w:color="auto" w:sz="4" w:space="0"/>
            </w:tcBorders>
            <w:shd w:val="clear" w:color="auto" w:fill="auto"/>
            <w:vAlign w:val="center"/>
          </w:tcPr>
          <w:p w14:paraId="22A6BFDE">
            <w:pPr>
              <w:widowControl/>
              <w:jc w:val="center"/>
              <w:rPr>
                <w:rFonts w:cs="宋体" w:asciiTheme="minorEastAsia" w:hAnsiTheme="minorEastAsia" w:eastAsiaTheme="minorEastAsia"/>
                <w:color w:val="000000"/>
                <w:kern w:val="0"/>
                <w:sz w:val="24"/>
              </w:rPr>
            </w:pPr>
            <w:r>
              <w:rPr>
                <w:rFonts w:hint="eastAsia" w:cs="宋体" w:asciiTheme="minorEastAsia" w:hAnsiTheme="minorEastAsia" w:eastAsiaTheme="minorEastAsia"/>
                <w:color w:val="000000"/>
                <w:kern w:val="0"/>
                <w:sz w:val="24"/>
              </w:rPr>
              <w:t>成助理15586883725</w:t>
            </w:r>
          </w:p>
        </w:tc>
      </w:tr>
      <w:tr w14:paraId="181780D8">
        <w:tblPrEx>
          <w:tblCellMar>
            <w:top w:w="0" w:type="dxa"/>
            <w:left w:w="108" w:type="dxa"/>
            <w:bottom w:w="0" w:type="dxa"/>
            <w:right w:w="108" w:type="dxa"/>
          </w:tblCellMar>
        </w:tblPrEx>
        <w:trPr>
          <w:trHeight w:val="360" w:hRule="atLeast"/>
        </w:trPr>
        <w:tc>
          <w:tcPr>
            <w:tcW w:w="4110" w:type="dxa"/>
            <w:tcBorders>
              <w:top w:val="nil"/>
              <w:left w:val="single" w:color="auto" w:sz="4" w:space="0"/>
              <w:bottom w:val="single" w:color="auto" w:sz="4" w:space="0"/>
              <w:right w:val="single" w:color="auto" w:sz="4" w:space="0"/>
            </w:tcBorders>
            <w:shd w:val="clear" w:color="000000" w:fill="FFFFFF"/>
            <w:noWrap/>
            <w:vAlign w:val="center"/>
          </w:tcPr>
          <w:p w14:paraId="170FB0F4">
            <w:pPr>
              <w:widowControl/>
              <w:jc w:val="center"/>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成都中医药大学附属医院</w:t>
            </w:r>
          </w:p>
        </w:tc>
        <w:tc>
          <w:tcPr>
            <w:tcW w:w="3985" w:type="dxa"/>
            <w:tcBorders>
              <w:top w:val="nil"/>
              <w:left w:val="nil"/>
              <w:bottom w:val="single" w:color="auto" w:sz="4" w:space="0"/>
              <w:right w:val="single" w:color="auto" w:sz="4" w:space="0"/>
            </w:tcBorders>
            <w:shd w:val="clear" w:color="auto" w:fill="auto"/>
            <w:vAlign w:val="center"/>
          </w:tcPr>
          <w:p w14:paraId="2F85CCFF">
            <w:pPr>
              <w:widowControl/>
              <w:jc w:val="center"/>
              <w:rPr>
                <w:rFonts w:cs="宋体" w:asciiTheme="minorEastAsia" w:hAnsiTheme="minorEastAsia" w:eastAsiaTheme="minorEastAsia"/>
                <w:color w:val="000000"/>
                <w:kern w:val="0"/>
                <w:sz w:val="24"/>
              </w:rPr>
            </w:pPr>
            <w:r>
              <w:rPr>
                <w:rFonts w:hint="eastAsia" w:cs="宋体" w:asciiTheme="minorEastAsia" w:hAnsiTheme="minorEastAsia" w:eastAsiaTheme="minorEastAsia"/>
                <w:color w:val="000000"/>
                <w:kern w:val="0"/>
                <w:sz w:val="24"/>
              </w:rPr>
              <w:t>侯助理17302956597</w:t>
            </w:r>
          </w:p>
        </w:tc>
      </w:tr>
      <w:tr w14:paraId="45965FF4">
        <w:tblPrEx>
          <w:tblCellMar>
            <w:top w:w="0" w:type="dxa"/>
            <w:left w:w="108" w:type="dxa"/>
            <w:bottom w:w="0" w:type="dxa"/>
            <w:right w:w="108" w:type="dxa"/>
          </w:tblCellMar>
        </w:tblPrEx>
        <w:trPr>
          <w:trHeight w:val="684" w:hRule="atLeast"/>
        </w:trPr>
        <w:tc>
          <w:tcPr>
            <w:tcW w:w="4110" w:type="dxa"/>
            <w:tcBorders>
              <w:top w:val="nil"/>
              <w:left w:val="single" w:color="auto" w:sz="4" w:space="0"/>
              <w:bottom w:val="single" w:color="auto" w:sz="4" w:space="0"/>
              <w:right w:val="single" w:color="auto" w:sz="4" w:space="0"/>
            </w:tcBorders>
            <w:shd w:val="clear" w:color="auto" w:fill="auto"/>
            <w:vAlign w:val="center"/>
          </w:tcPr>
          <w:p w14:paraId="1795711D">
            <w:pPr>
              <w:widowControl/>
              <w:jc w:val="center"/>
              <w:rPr>
                <w:rFonts w:cs="宋体" w:asciiTheme="minorEastAsia" w:hAnsiTheme="minorEastAsia" w:eastAsiaTheme="minorEastAsia"/>
                <w:color w:val="000000"/>
                <w:kern w:val="0"/>
                <w:sz w:val="24"/>
              </w:rPr>
            </w:pPr>
            <w:r>
              <w:rPr>
                <w:rFonts w:hint="eastAsia" w:cs="宋体" w:asciiTheme="minorEastAsia" w:hAnsiTheme="minorEastAsia" w:eastAsiaTheme="minorEastAsia"/>
                <w:color w:val="000000"/>
                <w:kern w:val="0"/>
                <w:sz w:val="24"/>
              </w:rPr>
              <w:t>咸阳市第一人民医院</w:t>
            </w:r>
          </w:p>
        </w:tc>
        <w:tc>
          <w:tcPr>
            <w:tcW w:w="3985" w:type="dxa"/>
            <w:tcBorders>
              <w:top w:val="nil"/>
              <w:left w:val="nil"/>
              <w:bottom w:val="single" w:color="auto" w:sz="4" w:space="0"/>
              <w:right w:val="single" w:color="auto" w:sz="4" w:space="0"/>
            </w:tcBorders>
            <w:shd w:val="clear" w:color="auto" w:fill="auto"/>
            <w:vAlign w:val="center"/>
          </w:tcPr>
          <w:p w14:paraId="0158B8F2">
            <w:pPr>
              <w:widowControl/>
              <w:jc w:val="center"/>
              <w:rPr>
                <w:rFonts w:cs="宋体" w:asciiTheme="minorEastAsia" w:hAnsiTheme="minorEastAsia" w:eastAsiaTheme="minorEastAsia"/>
                <w:color w:val="000000"/>
                <w:kern w:val="0"/>
                <w:sz w:val="24"/>
              </w:rPr>
            </w:pPr>
            <w:r>
              <w:rPr>
                <w:rFonts w:hint="eastAsia" w:cs="宋体" w:asciiTheme="minorEastAsia" w:hAnsiTheme="minorEastAsia" w:eastAsiaTheme="minorEastAsia"/>
                <w:color w:val="000000"/>
                <w:kern w:val="0"/>
                <w:sz w:val="24"/>
              </w:rPr>
              <w:t>王助理</w:t>
            </w:r>
            <w:r>
              <w:rPr>
                <w:rFonts w:hint="eastAsia" w:cs="宋体" w:asciiTheme="minorEastAsia" w:hAnsiTheme="minorEastAsia" w:eastAsiaTheme="minorEastAsia"/>
                <w:color w:val="000000"/>
                <w:kern w:val="0"/>
                <w:sz w:val="24"/>
              </w:rPr>
              <w:br w:type="textWrapping"/>
            </w:r>
            <w:r>
              <w:rPr>
                <w:rFonts w:hint="eastAsia" w:cs="宋体" w:asciiTheme="minorEastAsia" w:hAnsiTheme="minorEastAsia" w:eastAsiaTheme="minorEastAsia"/>
                <w:color w:val="000000"/>
                <w:kern w:val="0"/>
                <w:sz w:val="24"/>
              </w:rPr>
              <w:t>18792614199</w:t>
            </w:r>
          </w:p>
        </w:tc>
      </w:tr>
      <w:tr w14:paraId="31BAEDB0">
        <w:tblPrEx>
          <w:tblCellMar>
            <w:top w:w="0" w:type="dxa"/>
            <w:left w:w="108" w:type="dxa"/>
            <w:bottom w:w="0" w:type="dxa"/>
            <w:right w:w="108" w:type="dxa"/>
          </w:tblCellMar>
        </w:tblPrEx>
        <w:trPr>
          <w:trHeight w:val="816" w:hRule="atLeast"/>
        </w:trPr>
        <w:tc>
          <w:tcPr>
            <w:tcW w:w="4110" w:type="dxa"/>
            <w:tcBorders>
              <w:top w:val="nil"/>
              <w:left w:val="single" w:color="auto" w:sz="4" w:space="0"/>
              <w:bottom w:val="single" w:color="auto" w:sz="4" w:space="0"/>
              <w:right w:val="single" w:color="auto" w:sz="4" w:space="0"/>
            </w:tcBorders>
            <w:shd w:val="clear" w:color="auto" w:fill="auto"/>
            <w:vAlign w:val="center"/>
          </w:tcPr>
          <w:p w14:paraId="5FA16631">
            <w:pPr>
              <w:widowControl/>
              <w:jc w:val="center"/>
              <w:rPr>
                <w:rFonts w:cs="宋体" w:asciiTheme="minorEastAsia" w:hAnsiTheme="minorEastAsia" w:eastAsiaTheme="minorEastAsia"/>
                <w:color w:val="000000"/>
                <w:kern w:val="0"/>
                <w:sz w:val="24"/>
              </w:rPr>
            </w:pPr>
            <w:r>
              <w:rPr>
                <w:rFonts w:hint="eastAsia" w:cs="宋体" w:asciiTheme="minorEastAsia" w:hAnsiTheme="minorEastAsia" w:eastAsiaTheme="minorEastAsia"/>
                <w:color w:val="000000"/>
                <w:kern w:val="0"/>
                <w:sz w:val="24"/>
              </w:rPr>
              <w:t>成都市双流区第一人民医院</w:t>
            </w:r>
          </w:p>
        </w:tc>
        <w:tc>
          <w:tcPr>
            <w:tcW w:w="3985" w:type="dxa"/>
            <w:tcBorders>
              <w:top w:val="nil"/>
              <w:left w:val="nil"/>
              <w:bottom w:val="single" w:color="auto" w:sz="4" w:space="0"/>
              <w:right w:val="single" w:color="auto" w:sz="4" w:space="0"/>
            </w:tcBorders>
            <w:shd w:val="clear" w:color="auto" w:fill="auto"/>
            <w:vAlign w:val="center"/>
          </w:tcPr>
          <w:p w14:paraId="35639899">
            <w:pPr>
              <w:widowControl/>
              <w:jc w:val="center"/>
              <w:rPr>
                <w:rFonts w:cs="宋体" w:asciiTheme="minorEastAsia" w:hAnsiTheme="minorEastAsia" w:eastAsiaTheme="minorEastAsia"/>
                <w:color w:val="000000"/>
                <w:kern w:val="0"/>
                <w:sz w:val="24"/>
              </w:rPr>
            </w:pPr>
            <w:r>
              <w:rPr>
                <w:rFonts w:hint="eastAsia" w:cs="宋体" w:asciiTheme="minorEastAsia" w:hAnsiTheme="minorEastAsia" w:eastAsiaTheme="minorEastAsia"/>
                <w:color w:val="000000"/>
                <w:kern w:val="0"/>
                <w:sz w:val="24"/>
              </w:rPr>
              <w:t>张老师17308059552</w:t>
            </w:r>
            <w:r>
              <w:rPr>
                <w:rFonts w:hint="eastAsia" w:cs="宋体" w:asciiTheme="minorEastAsia" w:hAnsiTheme="minorEastAsia" w:eastAsiaTheme="minorEastAsia"/>
                <w:color w:val="000000"/>
                <w:kern w:val="0"/>
                <w:sz w:val="24"/>
              </w:rPr>
              <w:br w:type="textWrapping"/>
            </w:r>
            <w:r>
              <w:rPr>
                <w:rFonts w:hint="eastAsia" w:cs="宋体" w:asciiTheme="minorEastAsia" w:hAnsiTheme="minorEastAsia" w:eastAsiaTheme="minorEastAsia"/>
                <w:color w:val="000000"/>
                <w:kern w:val="0"/>
                <w:sz w:val="24"/>
              </w:rPr>
              <w:t>陈助理18325214545</w:t>
            </w:r>
          </w:p>
        </w:tc>
      </w:tr>
    </w:tbl>
    <w:p w14:paraId="2EFF1C5A">
      <w:pPr>
        <w:spacing w:line="360" w:lineRule="auto"/>
        <w:rPr>
          <w:b/>
          <w:bCs/>
          <w:sz w:val="24"/>
        </w:rPr>
      </w:pPr>
    </w:p>
    <w:p w14:paraId="69A075C8">
      <w:pPr>
        <w:spacing w:line="360" w:lineRule="auto"/>
        <w:jc w:val="center"/>
        <w:rPr>
          <w:sz w:val="24"/>
        </w:rPr>
      </w:pPr>
    </w:p>
    <w:p w14:paraId="7E5B9C7F"/>
    <w:sectPr>
      <w:headerReference r:id="rId4" w:type="first"/>
      <w:headerReference r:id="rId3" w:type="default"/>
      <w:footerReference r:id="rId5" w:type="default"/>
      <w:footerReference r:id="rId6" w:type="even"/>
      <w:pgSz w:w="11900" w:h="16840"/>
      <w:pgMar w:top="1440" w:right="1080" w:bottom="1440" w:left="1080" w:header="850" w:footer="850" w:gutter="0"/>
      <w:pgNumType w:chapStyle="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Heiti SC Light">
    <w:altName w:val="Calibri"/>
    <w:panose1 w:val="00000000000000000000"/>
    <w:charset w:val="50"/>
    <w:family w:val="auto"/>
    <w:pitch w:val="default"/>
    <w:sig w:usb0="00000000" w:usb1="00000000" w:usb2="00000010" w:usb3="00000000" w:csb0="003E0000"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8E80F">
    <w:pPr>
      <w:tabs>
        <w:tab w:val="left" w:pos="6576"/>
      </w:tabs>
      <w:spacing w:line="220" w:lineRule="exact"/>
      <w:jc w:val="center"/>
      <w:rPr>
        <w:rStyle w:val="42"/>
        <w:color w:val="auto"/>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FDBCB">
    <w:pPr>
      <w:pStyle w:val="16"/>
      <w:pBdr>
        <w:bottom w:val="none" w:color="auto" w:sz="0" w:space="0"/>
      </w:pBdr>
      <w:jc w:val="right"/>
    </w:pPr>
    <w:r>
      <w:t xml:space="preserve">    </w:t>
    </w:r>
  </w:p>
  <w:p w14:paraId="4D8ED23B">
    <w:pPr>
      <w:pStyle w:val="16"/>
      <w:pBdr>
        <w:bottom w:val="single" w:color="auto" w:sz="6" w:space="0"/>
      </w:pBdr>
      <w:tabs>
        <w:tab w:val="left" w:pos="4200"/>
        <w:tab w:val="left" w:pos="4620"/>
        <w:tab w:val="left" w:pos="5040"/>
        <w:tab w:val="left" w:pos="5460"/>
        <w:tab w:val="left" w:pos="5880"/>
        <w:tab w:val="clear" w:pos="8306"/>
      </w:tabs>
      <w:spacing w:after="120"/>
      <w:jc w:val="left"/>
    </w:pPr>
    <w:r>
      <w:tab/>
    </w:r>
    <w:r>
      <w:tab/>
    </w:r>
    <w:r>
      <w:tab/>
    </w:r>
    <w:r>
      <w:tab/>
    </w: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5F351">
    <w:pPr>
      <w:pStyle w:val="16"/>
      <w:jc w:val="left"/>
      <w:rPr>
        <w:sz w:val="21"/>
        <w:szCs w:val="21"/>
      </w:rPr>
    </w:pPr>
    <w:r>
      <w:rPr>
        <w:sz w:val="21"/>
        <w:szCs w:val="21"/>
        <w:lang w:bidi="ar"/>
      </w:rPr>
      <w:t>六合丹软膏治疗急性胰腺炎</w:t>
    </w:r>
    <w:r>
      <w:rPr>
        <w:sz w:val="21"/>
        <w:szCs w:val="21"/>
      </w:rPr>
      <w:t>Ⅱ期临床试验招募通知                                   V</w:t>
    </w:r>
    <w:r>
      <w:rPr>
        <w:rFonts w:hint="eastAsia"/>
        <w:sz w:val="21"/>
        <w:szCs w:val="21"/>
      </w:rPr>
      <w:t>1.0</w:t>
    </w:r>
    <w:r>
      <w:rPr>
        <w:sz w:val="21"/>
        <w:szCs w:val="21"/>
      </w:rPr>
      <w:t>（202</w:t>
    </w:r>
    <w:r>
      <w:rPr>
        <w:rFonts w:hint="eastAsia"/>
        <w:sz w:val="21"/>
        <w:szCs w:val="21"/>
      </w:rPr>
      <w:t>40402</w:t>
    </w:r>
    <w:r>
      <w:rPr>
        <w:sz w:val="21"/>
        <w:szCs w:val="21"/>
      </w:rPr>
      <w:t>）</w:t>
    </w:r>
  </w:p>
  <w:p w14:paraId="4FB2D933">
    <w:pPr>
      <w:pStyle w:val="16"/>
      <w:pBdr>
        <w:bottom w:val="none" w:color="auto" w:sz="0" w:space="0"/>
      </w:pBd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79303">
    <w:pPr>
      <w:pStyle w:val="16"/>
      <w:jc w:val="left"/>
      <w:rPr>
        <w:sz w:val="21"/>
        <w:szCs w:val="21"/>
      </w:rPr>
    </w:pPr>
    <w:r>
      <w:rPr>
        <w:sz w:val="21"/>
        <w:szCs w:val="21"/>
        <w:lang w:bidi="ar"/>
      </w:rPr>
      <w:t>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1"/>
    <w:multiLevelType w:val="multilevel"/>
    <w:tmpl w:val="00000011"/>
    <w:lvl w:ilvl="0" w:tentative="0">
      <w:start w:val="1"/>
      <w:numFmt w:val="decimal"/>
      <w:lvlText w:val="%1.0"/>
      <w:lvlJc w:val="left"/>
      <w:pPr>
        <w:tabs>
          <w:tab w:val="left" w:pos="360"/>
        </w:tabs>
        <w:ind w:left="360" w:hanging="360"/>
      </w:pPr>
      <w:rPr>
        <w:rFonts w:hint="default" w:ascii="Arial" w:hAnsi="Arial" w:cs="Arial"/>
        <w:color w:val="auto"/>
        <w:sz w:val="24"/>
        <w:szCs w:val="24"/>
      </w:rPr>
    </w:lvl>
    <w:lvl w:ilvl="1" w:tentative="0">
      <w:start w:val="1"/>
      <w:numFmt w:val="decimal"/>
      <w:lvlText w:val="%1.%2"/>
      <w:lvlJc w:val="left"/>
      <w:pPr>
        <w:tabs>
          <w:tab w:val="left" w:pos="1080"/>
        </w:tabs>
        <w:ind w:left="1080" w:hanging="360"/>
      </w:pPr>
      <w:rPr>
        <w:rFonts w:hint="default" w:cs="Times New Roman"/>
        <w:b/>
        <w:color w:val="auto"/>
        <w:sz w:val="24"/>
        <w:szCs w:val="24"/>
      </w:rPr>
    </w:lvl>
    <w:lvl w:ilvl="2" w:tentative="0">
      <w:start w:val="1"/>
      <w:numFmt w:val="decimal"/>
      <w:pStyle w:val="52"/>
      <w:lvlText w:val="%1.%2.%3"/>
      <w:lvlJc w:val="left"/>
      <w:pPr>
        <w:tabs>
          <w:tab w:val="left" w:pos="2757"/>
        </w:tabs>
        <w:ind w:left="2394" w:hanging="550"/>
      </w:pPr>
      <w:rPr>
        <w:rFonts w:hint="default" w:cs="Times New Roman"/>
        <w:b w:val="0"/>
        <w:sz w:val="24"/>
        <w:szCs w:val="24"/>
      </w:rPr>
    </w:lvl>
    <w:lvl w:ilvl="3" w:tentative="0">
      <w:start w:val="1"/>
      <w:numFmt w:val="decimal"/>
      <w:lvlText w:val="%1.%2.%3.%4"/>
      <w:lvlJc w:val="left"/>
      <w:pPr>
        <w:tabs>
          <w:tab w:val="left" w:pos="2880"/>
        </w:tabs>
        <w:ind w:left="2880" w:hanging="720"/>
      </w:pPr>
      <w:rPr>
        <w:rFonts w:hint="default" w:cs="Times New Roman"/>
      </w:rPr>
    </w:lvl>
    <w:lvl w:ilvl="4" w:tentative="0">
      <w:start w:val="1"/>
      <w:numFmt w:val="decimal"/>
      <w:lvlText w:val="%1.%2.%3.%4.%5"/>
      <w:lvlJc w:val="left"/>
      <w:pPr>
        <w:tabs>
          <w:tab w:val="left" w:pos="3960"/>
        </w:tabs>
        <w:ind w:left="3960" w:hanging="1080"/>
      </w:pPr>
      <w:rPr>
        <w:rFonts w:hint="default" w:cs="Times New Roman"/>
      </w:rPr>
    </w:lvl>
    <w:lvl w:ilvl="5" w:tentative="0">
      <w:start w:val="1"/>
      <w:numFmt w:val="decimal"/>
      <w:lvlText w:val="%1.%2.%3.%4.%5.%6"/>
      <w:lvlJc w:val="left"/>
      <w:pPr>
        <w:tabs>
          <w:tab w:val="left" w:pos="4680"/>
        </w:tabs>
        <w:ind w:left="4680" w:hanging="1080"/>
      </w:pPr>
      <w:rPr>
        <w:rFonts w:hint="default" w:cs="Times New Roman"/>
      </w:rPr>
    </w:lvl>
    <w:lvl w:ilvl="6" w:tentative="0">
      <w:start w:val="1"/>
      <w:numFmt w:val="decimal"/>
      <w:lvlText w:val="%1.%2.%3.%4.%5.%6.%7"/>
      <w:lvlJc w:val="left"/>
      <w:pPr>
        <w:tabs>
          <w:tab w:val="left" w:pos="5760"/>
        </w:tabs>
        <w:ind w:left="5760" w:hanging="1440"/>
      </w:pPr>
      <w:rPr>
        <w:rFonts w:hint="default" w:cs="Times New Roman"/>
      </w:rPr>
    </w:lvl>
    <w:lvl w:ilvl="7" w:tentative="0">
      <w:start w:val="1"/>
      <w:numFmt w:val="decimal"/>
      <w:lvlText w:val="%1.%2.%3.%4.%5.%6.%7.%8"/>
      <w:lvlJc w:val="left"/>
      <w:pPr>
        <w:tabs>
          <w:tab w:val="left" w:pos="6480"/>
        </w:tabs>
        <w:ind w:left="6480" w:hanging="1440"/>
      </w:pPr>
      <w:rPr>
        <w:rFonts w:hint="default" w:cs="Times New Roman"/>
      </w:rPr>
    </w:lvl>
    <w:lvl w:ilvl="8" w:tentative="0">
      <w:start w:val="1"/>
      <w:numFmt w:val="decimal"/>
      <w:lvlText w:val="%1.%2.%3.%4.%5.%6.%7.%8.%9"/>
      <w:lvlJc w:val="left"/>
      <w:pPr>
        <w:tabs>
          <w:tab w:val="left" w:pos="7560"/>
        </w:tabs>
        <w:ind w:left="7560" w:hanging="1800"/>
      </w:pPr>
      <w:rPr>
        <w:rFonts w:hint="default" w:cs="Times New Roman"/>
      </w:rPr>
    </w:lvl>
  </w:abstractNum>
  <w:abstractNum w:abstractNumId="1">
    <w:nsid w:val="46D76216"/>
    <w:multiLevelType w:val="multilevel"/>
    <w:tmpl w:val="46D76216"/>
    <w:lvl w:ilvl="0" w:tentative="0">
      <w:start w:val="1"/>
      <w:numFmt w:val="decimal"/>
      <w:pStyle w:val="2"/>
      <w:lvlText w:val="%1"/>
      <w:lvlJc w:val="left"/>
      <w:pPr>
        <w:tabs>
          <w:tab w:val="left" w:pos="397"/>
        </w:tabs>
        <w:ind w:left="397" w:hanging="397"/>
      </w:pPr>
      <w:rPr>
        <w:rFonts w:hint="eastAsia" w:ascii="微软雅黑" w:hAnsi="Times New Roman" w:eastAsia="微软雅黑"/>
        <w:b/>
        <w:bCs w:val="0"/>
        <w:i w:val="0"/>
        <w:iCs w:val="0"/>
        <w:caps w:val="0"/>
        <w:smallCaps w:val="0"/>
        <w:strike w:val="0"/>
        <w:dstrike w:val="0"/>
        <w:outline w:val="0"/>
        <w:shadow w:val="0"/>
        <w:emboss w:val="0"/>
        <w:imprint w:val="0"/>
        <w:vanish w:val="0"/>
        <w:color w:val="auto"/>
        <w:spacing w:val="0"/>
        <w:position w:val="0"/>
        <w:sz w:val="24"/>
        <w:szCs w:val="24"/>
        <w:u w:val="none"/>
        <w:vertAlign w:val="baseline"/>
      </w:rPr>
    </w:lvl>
    <w:lvl w:ilvl="1" w:tentative="0">
      <w:start w:val="1"/>
      <w:numFmt w:val="decimal"/>
      <w:pStyle w:val="3"/>
      <w:lvlText w:val="%1.%2"/>
      <w:lvlJc w:val="left"/>
      <w:pPr>
        <w:tabs>
          <w:tab w:val="left" w:pos="510"/>
        </w:tabs>
        <w:ind w:left="510" w:hanging="510"/>
      </w:pPr>
      <w:rPr>
        <w:rFonts w:hint="eastAsia" w:ascii="微软雅黑" w:hAnsi="Times New Roman" w:eastAsia="微软雅黑"/>
        <w:b/>
        <w:bCs w:val="0"/>
        <w:i w:val="0"/>
        <w:iCs w:val="0"/>
        <w:caps w:val="0"/>
        <w:smallCaps w:val="0"/>
        <w:strike w:val="0"/>
        <w:dstrike w:val="0"/>
        <w:outline w:val="0"/>
        <w:shadow w:val="0"/>
        <w:emboss w:val="0"/>
        <w:imprint w:val="0"/>
        <w:vanish w:val="0"/>
        <w:color w:val="000000" w:themeColor="text1"/>
        <w:spacing w:val="0"/>
        <w:position w:val="0"/>
        <w:sz w:val="21"/>
        <w:u w:val="none"/>
        <w:vertAlign w:val="baseline"/>
      </w:rPr>
    </w:lvl>
    <w:lvl w:ilvl="2" w:tentative="0">
      <w:start w:val="1"/>
      <w:numFmt w:val="decimal"/>
      <w:pStyle w:val="4"/>
      <w:lvlText w:val="%1.%2.%3"/>
      <w:lvlJc w:val="left"/>
      <w:pPr>
        <w:tabs>
          <w:tab w:val="left" w:pos="680"/>
        </w:tabs>
        <w:ind w:left="680" w:hanging="680"/>
      </w:pPr>
      <w:rPr>
        <w:rFonts w:hint="eastAsia" w:ascii="微软雅黑" w:hAnsi="Times New Roman" w:eastAsia="微软雅黑" w:cs="Times New Roman"/>
        <w:b w:val="0"/>
        <w:bCs w:val="0"/>
        <w:i w:val="0"/>
        <w:iCs w:val="0"/>
        <w:caps w:val="0"/>
        <w:smallCaps w:val="0"/>
        <w:strike w:val="0"/>
        <w:dstrike w:val="0"/>
        <w:outline w:val="0"/>
        <w:shadow w:val="0"/>
        <w:emboss w:val="0"/>
        <w:imprint w:val="0"/>
        <w:vanish w:val="0"/>
        <w:color w:val="000000" w:themeColor="text1"/>
        <w:spacing w:val="0"/>
        <w:position w:val="0"/>
        <w:sz w:val="21"/>
        <w:u w:val="none"/>
        <w:vertAlign w:val="baseline"/>
      </w:rPr>
    </w:lvl>
    <w:lvl w:ilvl="3" w:tentative="0">
      <w:start w:val="1"/>
      <w:numFmt w:val="bullet"/>
      <w:pStyle w:val="5"/>
      <w:lvlText w:val=""/>
      <w:lvlJc w:val="left"/>
      <w:pPr>
        <w:tabs>
          <w:tab w:val="left" w:pos="680"/>
        </w:tabs>
        <w:ind w:left="680" w:hanging="280"/>
      </w:pPr>
      <w:rPr>
        <w:rFonts w:hint="default" w:ascii="Wingdings" w:hAnsi="Wingdings"/>
        <w:color w:val="000000" w:themeColor="text1"/>
        <w:sz w:val="21"/>
      </w:rPr>
    </w:lvl>
    <w:lvl w:ilvl="4" w:tentative="0">
      <w:start w:val="1"/>
      <w:numFmt w:val="bullet"/>
      <w:pStyle w:val="6"/>
      <w:lvlText w:val=""/>
      <w:lvlJc w:val="left"/>
      <w:pPr>
        <w:tabs>
          <w:tab w:val="left" w:pos="1134"/>
        </w:tabs>
        <w:ind w:left="1134" w:hanging="340"/>
      </w:pPr>
      <w:rPr>
        <w:rFonts w:hint="default" w:ascii="Wingdings" w:hAnsi="Wingdings"/>
        <w:color w:val="auto"/>
        <w:sz w:val="15"/>
      </w:rPr>
    </w:lvl>
    <w:lvl w:ilvl="5" w:tentative="0">
      <w:start w:val="1"/>
      <w:numFmt w:val="bullet"/>
      <w:pStyle w:val="7"/>
      <w:lvlText w:val="o"/>
      <w:lvlJc w:val="left"/>
      <w:pPr>
        <w:tabs>
          <w:tab w:val="left" w:pos="1418"/>
        </w:tabs>
        <w:ind w:left="1418" w:hanging="341"/>
      </w:pPr>
      <w:rPr>
        <w:rFonts w:hint="default" w:ascii="Courier New" w:hAnsi="Courier New"/>
        <w:color w:val="auto"/>
      </w:rPr>
    </w:lvl>
    <w:lvl w:ilvl="6" w:tentative="0">
      <w:start w:val="1"/>
      <w:numFmt w:val="bullet"/>
      <w:pStyle w:val="8"/>
      <w:lvlText w:val="*"/>
      <w:lvlJc w:val="left"/>
      <w:pPr>
        <w:tabs>
          <w:tab w:val="left" w:pos="1361"/>
        </w:tabs>
        <w:ind w:left="1588" w:hanging="227"/>
      </w:pPr>
      <w:rPr>
        <w:rFonts w:hint="eastAsia" w:ascii="宋体" w:hAnsi="宋体" w:eastAsia="宋体"/>
        <w:color w:val="auto"/>
      </w:rPr>
    </w:lvl>
    <w:lvl w:ilvl="7" w:tentative="0">
      <w:start w:val="1"/>
      <w:numFmt w:val="bullet"/>
      <w:pStyle w:val="9"/>
      <w:lvlText w:val=""/>
      <w:lvlJc w:val="left"/>
      <w:pPr>
        <w:tabs>
          <w:tab w:val="left" w:pos="1588"/>
        </w:tabs>
        <w:ind w:left="1928" w:hanging="340"/>
      </w:pPr>
      <w:rPr>
        <w:rFonts w:hint="default" w:ascii="Wingdings" w:hAnsi="Wingdings"/>
        <w:color w:val="auto"/>
      </w:rPr>
    </w:lvl>
    <w:lvl w:ilvl="8" w:tentative="0">
      <w:start w:val="1"/>
      <w:numFmt w:val="bullet"/>
      <w:pStyle w:val="10"/>
      <w:lvlText w:val="·"/>
      <w:lvlJc w:val="left"/>
      <w:pPr>
        <w:ind w:left="2268" w:hanging="397"/>
      </w:pPr>
      <w:rPr>
        <w:rFonts w:hint="eastAsia" w:ascii="宋体" w:hAnsi="宋体" w:eastAsia="宋体"/>
        <w:color w:val="auto"/>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沁芳">
    <w15:presenceInfo w15:providerId="WPS Office" w15:userId="21592998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revisionView w:markup="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GQyYTA5N2YyZjQ1ODRiZjYyNzgxY2U4YmZmZWFjNTcifQ=="/>
  </w:docVars>
  <w:rsids>
    <w:rsidRoot w:val="00674518"/>
    <w:rsid w:val="000028C6"/>
    <w:rsid w:val="00013A3A"/>
    <w:rsid w:val="000144D7"/>
    <w:rsid w:val="00014A1E"/>
    <w:rsid w:val="00014C73"/>
    <w:rsid w:val="00015D30"/>
    <w:rsid w:val="00024F46"/>
    <w:rsid w:val="00025C32"/>
    <w:rsid w:val="00025C57"/>
    <w:rsid w:val="000271F9"/>
    <w:rsid w:val="00027BC1"/>
    <w:rsid w:val="00031CFC"/>
    <w:rsid w:val="0004423A"/>
    <w:rsid w:val="00057061"/>
    <w:rsid w:val="00064A2E"/>
    <w:rsid w:val="00072DB8"/>
    <w:rsid w:val="00077CA6"/>
    <w:rsid w:val="00086E87"/>
    <w:rsid w:val="00092560"/>
    <w:rsid w:val="000A6E00"/>
    <w:rsid w:val="000A764F"/>
    <w:rsid w:val="000A7E03"/>
    <w:rsid w:val="000B165B"/>
    <w:rsid w:val="000B3F21"/>
    <w:rsid w:val="000D158C"/>
    <w:rsid w:val="000D5213"/>
    <w:rsid w:val="000E05D5"/>
    <w:rsid w:val="000E21DD"/>
    <w:rsid w:val="000F43BB"/>
    <w:rsid w:val="000F6841"/>
    <w:rsid w:val="000F7748"/>
    <w:rsid w:val="001003A6"/>
    <w:rsid w:val="0010284F"/>
    <w:rsid w:val="00117C1A"/>
    <w:rsid w:val="00122EE7"/>
    <w:rsid w:val="0013351E"/>
    <w:rsid w:val="00161D25"/>
    <w:rsid w:val="00163CE8"/>
    <w:rsid w:val="001665F8"/>
    <w:rsid w:val="00171FA9"/>
    <w:rsid w:val="00181862"/>
    <w:rsid w:val="00192808"/>
    <w:rsid w:val="001B4B41"/>
    <w:rsid w:val="001C6625"/>
    <w:rsid w:val="001C7791"/>
    <w:rsid w:val="001C79FD"/>
    <w:rsid w:val="001E73A0"/>
    <w:rsid w:val="001E76CC"/>
    <w:rsid w:val="001F5EBB"/>
    <w:rsid w:val="00200CA2"/>
    <w:rsid w:val="00201924"/>
    <w:rsid w:val="00213FE5"/>
    <w:rsid w:val="002169AF"/>
    <w:rsid w:val="002225A5"/>
    <w:rsid w:val="00250382"/>
    <w:rsid w:val="002514D5"/>
    <w:rsid w:val="00254D6B"/>
    <w:rsid w:val="00262771"/>
    <w:rsid w:val="00262EF7"/>
    <w:rsid w:val="00277B22"/>
    <w:rsid w:val="00280C95"/>
    <w:rsid w:val="00286F42"/>
    <w:rsid w:val="00287F6E"/>
    <w:rsid w:val="002B162D"/>
    <w:rsid w:val="002B5ABE"/>
    <w:rsid w:val="002D7761"/>
    <w:rsid w:val="002E5994"/>
    <w:rsid w:val="00303AC1"/>
    <w:rsid w:val="00311F7A"/>
    <w:rsid w:val="00317A33"/>
    <w:rsid w:val="00317D52"/>
    <w:rsid w:val="003200D4"/>
    <w:rsid w:val="00322885"/>
    <w:rsid w:val="00340ED9"/>
    <w:rsid w:val="003453D9"/>
    <w:rsid w:val="0035103D"/>
    <w:rsid w:val="003560B8"/>
    <w:rsid w:val="00360194"/>
    <w:rsid w:val="003711D4"/>
    <w:rsid w:val="00376484"/>
    <w:rsid w:val="0037735E"/>
    <w:rsid w:val="00387480"/>
    <w:rsid w:val="003928C3"/>
    <w:rsid w:val="003A6885"/>
    <w:rsid w:val="003A6C76"/>
    <w:rsid w:val="003B1DFC"/>
    <w:rsid w:val="003B57CA"/>
    <w:rsid w:val="003C6584"/>
    <w:rsid w:val="003C698C"/>
    <w:rsid w:val="003D547E"/>
    <w:rsid w:val="003E185C"/>
    <w:rsid w:val="003E6E94"/>
    <w:rsid w:val="003F361A"/>
    <w:rsid w:val="00405126"/>
    <w:rsid w:val="0040563D"/>
    <w:rsid w:val="00427CEE"/>
    <w:rsid w:val="004313B4"/>
    <w:rsid w:val="00436D2B"/>
    <w:rsid w:val="00440F5D"/>
    <w:rsid w:val="004415E2"/>
    <w:rsid w:val="00462428"/>
    <w:rsid w:val="004814D1"/>
    <w:rsid w:val="0048285D"/>
    <w:rsid w:val="00482FFC"/>
    <w:rsid w:val="00485DC3"/>
    <w:rsid w:val="004A40AD"/>
    <w:rsid w:val="004A4ABC"/>
    <w:rsid w:val="004B412E"/>
    <w:rsid w:val="004B631B"/>
    <w:rsid w:val="004D0750"/>
    <w:rsid w:val="004D14A8"/>
    <w:rsid w:val="004D5ED0"/>
    <w:rsid w:val="004E13C1"/>
    <w:rsid w:val="004F3406"/>
    <w:rsid w:val="00502414"/>
    <w:rsid w:val="00502656"/>
    <w:rsid w:val="00513086"/>
    <w:rsid w:val="00520595"/>
    <w:rsid w:val="00520F2E"/>
    <w:rsid w:val="005231EA"/>
    <w:rsid w:val="00525CB4"/>
    <w:rsid w:val="00535F6D"/>
    <w:rsid w:val="00556CB6"/>
    <w:rsid w:val="00557AB3"/>
    <w:rsid w:val="00557DAA"/>
    <w:rsid w:val="005601AA"/>
    <w:rsid w:val="0056382E"/>
    <w:rsid w:val="005669E8"/>
    <w:rsid w:val="00587DED"/>
    <w:rsid w:val="00590B82"/>
    <w:rsid w:val="00593014"/>
    <w:rsid w:val="005946CB"/>
    <w:rsid w:val="00595423"/>
    <w:rsid w:val="00596DFD"/>
    <w:rsid w:val="005A1196"/>
    <w:rsid w:val="005B29A6"/>
    <w:rsid w:val="005C5871"/>
    <w:rsid w:val="005E39AB"/>
    <w:rsid w:val="00600C4E"/>
    <w:rsid w:val="006013BA"/>
    <w:rsid w:val="006233E3"/>
    <w:rsid w:val="006360A3"/>
    <w:rsid w:val="00662CA0"/>
    <w:rsid w:val="00674518"/>
    <w:rsid w:val="00685642"/>
    <w:rsid w:val="00693E3A"/>
    <w:rsid w:val="006A691A"/>
    <w:rsid w:val="006C0D47"/>
    <w:rsid w:val="006F22A2"/>
    <w:rsid w:val="007049B3"/>
    <w:rsid w:val="00726D86"/>
    <w:rsid w:val="00746197"/>
    <w:rsid w:val="00746EB3"/>
    <w:rsid w:val="007641FD"/>
    <w:rsid w:val="0076688D"/>
    <w:rsid w:val="00792A04"/>
    <w:rsid w:val="00793F94"/>
    <w:rsid w:val="00796609"/>
    <w:rsid w:val="00796CF0"/>
    <w:rsid w:val="007B087F"/>
    <w:rsid w:val="007B1704"/>
    <w:rsid w:val="007B2819"/>
    <w:rsid w:val="007E1088"/>
    <w:rsid w:val="007E500F"/>
    <w:rsid w:val="00805724"/>
    <w:rsid w:val="0081044F"/>
    <w:rsid w:val="008331A5"/>
    <w:rsid w:val="00847DE1"/>
    <w:rsid w:val="00851801"/>
    <w:rsid w:val="00860A88"/>
    <w:rsid w:val="00863202"/>
    <w:rsid w:val="0086341B"/>
    <w:rsid w:val="00872551"/>
    <w:rsid w:val="0087705B"/>
    <w:rsid w:val="008B491F"/>
    <w:rsid w:val="008D159E"/>
    <w:rsid w:val="008D1EDE"/>
    <w:rsid w:val="008E007D"/>
    <w:rsid w:val="008E5330"/>
    <w:rsid w:val="008F16DA"/>
    <w:rsid w:val="008F3706"/>
    <w:rsid w:val="00914F45"/>
    <w:rsid w:val="00925474"/>
    <w:rsid w:val="0093385D"/>
    <w:rsid w:val="00935CD3"/>
    <w:rsid w:val="00940D7A"/>
    <w:rsid w:val="00946586"/>
    <w:rsid w:val="00970D13"/>
    <w:rsid w:val="009802E6"/>
    <w:rsid w:val="00981960"/>
    <w:rsid w:val="00986AED"/>
    <w:rsid w:val="00992BC9"/>
    <w:rsid w:val="009A19C8"/>
    <w:rsid w:val="009A27F4"/>
    <w:rsid w:val="009A653C"/>
    <w:rsid w:val="009A7103"/>
    <w:rsid w:val="009F74D0"/>
    <w:rsid w:val="00A065D4"/>
    <w:rsid w:val="00A1315E"/>
    <w:rsid w:val="00A378F8"/>
    <w:rsid w:val="00A37DE9"/>
    <w:rsid w:val="00A402D0"/>
    <w:rsid w:val="00A43247"/>
    <w:rsid w:val="00A5103C"/>
    <w:rsid w:val="00A56775"/>
    <w:rsid w:val="00A748BA"/>
    <w:rsid w:val="00A77E83"/>
    <w:rsid w:val="00A816F1"/>
    <w:rsid w:val="00A8452A"/>
    <w:rsid w:val="00A84619"/>
    <w:rsid w:val="00A96BC0"/>
    <w:rsid w:val="00AA0123"/>
    <w:rsid w:val="00AA77D6"/>
    <w:rsid w:val="00AC0570"/>
    <w:rsid w:val="00AC07E1"/>
    <w:rsid w:val="00AC784A"/>
    <w:rsid w:val="00AD4DCE"/>
    <w:rsid w:val="00AE20DC"/>
    <w:rsid w:val="00B03F54"/>
    <w:rsid w:val="00B06825"/>
    <w:rsid w:val="00B071F7"/>
    <w:rsid w:val="00B104CB"/>
    <w:rsid w:val="00B13418"/>
    <w:rsid w:val="00B430E1"/>
    <w:rsid w:val="00B43DF3"/>
    <w:rsid w:val="00B47771"/>
    <w:rsid w:val="00B52E18"/>
    <w:rsid w:val="00B63623"/>
    <w:rsid w:val="00B65B90"/>
    <w:rsid w:val="00B77179"/>
    <w:rsid w:val="00B8523C"/>
    <w:rsid w:val="00B96B71"/>
    <w:rsid w:val="00B96BDF"/>
    <w:rsid w:val="00BA2317"/>
    <w:rsid w:val="00BA6E50"/>
    <w:rsid w:val="00BB5EAE"/>
    <w:rsid w:val="00BD6791"/>
    <w:rsid w:val="00BE2A26"/>
    <w:rsid w:val="00BE454A"/>
    <w:rsid w:val="00BF679D"/>
    <w:rsid w:val="00C17FC7"/>
    <w:rsid w:val="00C2259E"/>
    <w:rsid w:val="00C25CFC"/>
    <w:rsid w:val="00C26494"/>
    <w:rsid w:val="00C63A70"/>
    <w:rsid w:val="00C67F14"/>
    <w:rsid w:val="00C70101"/>
    <w:rsid w:val="00C81916"/>
    <w:rsid w:val="00CB0A4B"/>
    <w:rsid w:val="00CC1011"/>
    <w:rsid w:val="00CD029C"/>
    <w:rsid w:val="00CD2846"/>
    <w:rsid w:val="00CE39DA"/>
    <w:rsid w:val="00CF1711"/>
    <w:rsid w:val="00CF2796"/>
    <w:rsid w:val="00D054D5"/>
    <w:rsid w:val="00D06619"/>
    <w:rsid w:val="00D1161F"/>
    <w:rsid w:val="00D355AD"/>
    <w:rsid w:val="00D43E6F"/>
    <w:rsid w:val="00D441C8"/>
    <w:rsid w:val="00D4487F"/>
    <w:rsid w:val="00D55C5E"/>
    <w:rsid w:val="00D56FCF"/>
    <w:rsid w:val="00D6507D"/>
    <w:rsid w:val="00D67587"/>
    <w:rsid w:val="00D74CAB"/>
    <w:rsid w:val="00D8564D"/>
    <w:rsid w:val="00DB12F1"/>
    <w:rsid w:val="00DD14D4"/>
    <w:rsid w:val="00DD76A5"/>
    <w:rsid w:val="00DE5841"/>
    <w:rsid w:val="00E00392"/>
    <w:rsid w:val="00E03CC7"/>
    <w:rsid w:val="00E117E1"/>
    <w:rsid w:val="00E14865"/>
    <w:rsid w:val="00E15D7A"/>
    <w:rsid w:val="00E37EBB"/>
    <w:rsid w:val="00E4517A"/>
    <w:rsid w:val="00E54DA1"/>
    <w:rsid w:val="00E613C9"/>
    <w:rsid w:val="00E66AFE"/>
    <w:rsid w:val="00E85ECE"/>
    <w:rsid w:val="00E871A7"/>
    <w:rsid w:val="00E90E13"/>
    <w:rsid w:val="00E95D74"/>
    <w:rsid w:val="00EB6E9E"/>
    <w:rsid w:val="00EE2642"/>
    <w:rsid w:val="00EE54B7"/>
    <w:rsid w:val="00EE5BC9"/>
    <w:rsid w:val="00EE6814"/>
    <w:rsid w:val="00EF2FDC"/>
    <w:rsid w:val="00EF640C"/>
    <w:rsid w:val="00EF6B00"/>
    <w:rsid w:val="00EF7A89"/>
    <w:rsid w:val="00F1492A"/>
    <w:rsid w:val="00F31D6A"/>
    <w:rsid w:val="00F46865"/>
    <w:rsid w:val="00F5569F"/>
    <w:rsid w:val="00F57604"/>
    <w:rsid w:val="00F917E7"/>
    <w:rsid w:val="00FA24B1"/>
    <w:rsid w:val="00FC5549"/>
    <w:rsid w:val="00FD78B7"/>
    <w:rsid w:val="00FE3978"/>
    <w:rsid w:val="00FE47D9"/>
    <w:rsid w:val="00FE5984"/>
    <w:rsid w:val="00FE79C0"/>
    <w:rsid w:val="00FF0886"/>
    <w:rsid w:val="04332A92"/>
    <w:rsid w:val="06AB574D"/>
    <w:rsid w:val="0737795B"/>
    <w:rsid w:val="085B0352"/>
    <w:rsid w:val="08C9345A"/>
    <w:rsid w:val="0ABB1BEF"/>
    <w:rsid w:val="0C0022D5"/>
    <w:rsid w:val="0CD619C5"/>
    <w:rsid w:val="0E1B6EA6"/>
    <w:rsid w:val="127D0063"/>
    <w:rsid w:val="157E1F71"/>
    <w:rsid w:val="16911D99"/>
    <w:rsid w:val="16D16A1D"/>
    <w:rsid w:val="19687EBE"/>
    <w:rsid w:val="1A295829"/>
    <w:rsid w:val="1BB20E54"/>
    <w:rsid w:val="1D701A10"/>
    <w:rsid w:val="1E7E3C6A"/>
    <w:rsid w:val="209B15C1"/>
    <w:rsid w:val="20B4535D"/>
    <w:rsid w:val="250175A6"/>
    <w:rsid w:val="257F6EC3"/>
    <w:rsid w:val="264A7253"/>
    <w:rsid w:val="268A1001"/>
    <w:rsid w:val="278D2670"/>
    <w:rsid w:val="28373807"/>
    <w:rsid w:val="285B1F4A"/>
    <w:rsid w:val="2C1A27B5"/>
    <w:rsid w:val="2CAD53E5"/>
    <w:rsid w:val="2EC14DE3"/>
    <w:rsid w:val="300D4E4E"/>
    <w:rsid w:val="3091532F"/>
    <w:rsid w:val="322A618B"/>
    <w:rsid w:val="357827CF"/>
    <w:rsid w:val="35846EA5"/>
    <w:rsid w:val="396E58BC"/>
    <w:rsid w:val="3AA34D2C"/>
    <w:rsid w:val="3C7446BE"/>
    <w:rsid w:val="3F1104B7"/>
    <w:rsid w:val="3F1F654C"/>
    <w:rsid w:val="42A449AC"/>
    <w:rsid w:val="43281446"/>
    <w:rsid w:val="43D77EA0"/>
    <w:rsid w:val="4478105F"/>
    <w:rsid w:val="471F573B"/>
    <w:rsid w:val="4A5F7936"/>
    <w:rsid w:val="4AD63888"/>
    <w:rsid w:val="4B371D20"/>
    <w:rsid w:val="4E25068E"/>
    <w:rsid w:val="4FFD05E3"/>
    <w:rsid w:val="50866E2C"/>
    <w:rsid w:val="51312C3A"/>
    <w:rsid w:val="54107382"/>
    <w:rsid w:val="55F76BEE"/>
    <w:rsid w:val="56221C0A"/>
    <w:rsid w:val="569A2762"/>
    <w:rsid w:val="5A062EB0"/>
    <w:rsid w:val="5B0E1443"/>
    <w:rsid w:val="5C0B0ACC"/>
    <w:rsid w:val="5D695341"/>
    <w:rsid w:val="5E7D74BF"/>
    <w:rsid w:val="5ED15115"/>
    <w:rsid w:val="5F535AE6"/>
    <w:rsid w:val="5F9130C1"/>
    <w:rsid w:val="605F31EB"/>
    <w:rsid w:val="62232829"/>
    <w:rsid w:val="62DC514D"/>
    <w:rsid w:val="63906BE2"/>
    <w:rsid w:val="69BE2739"/>
    <w:rsid w:val="6EFF31AF"/>
    <w:rsid w:val="6F10050C"/>
    <w:rsid w:val="70310109"/>
    <w:rsid w:val="78397E61"/>
    <w:rsid w:val="7A6D4434"/>
    <w:rsid w:val="7FBF12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link w:val="33"/>
    <w:qFormat/>
    <w:uiPriority w:val="9"/>
    <w:pPr>
      <w:numPr>
        <w:ilvl w:val="0"/>
        <w:numId w:val="1"/>
      </w:numPr>
      <w:spacing w:beforeLines="50" w:line="480" w:lineRule="exact"/>
      <w:jc w:val="both"/>
      <w:outlineLvl w:val="0"/>
    </w:pPr>
    <w:rPr>
      <w:rFonts w:ascii="微软雅黑" w:hAnsi="微软雅黑" w:eastAsia="微软雅黑" w:cs="Times New Roman"/>
      <w:b/>
      <w:kern w:val="2"/>
      <w:sz w:val="24"/>
      <w:szCs w:val="24"/>
      <w:lang w:val="en-US" w:eastAsia="zh-CN" w:bidi="ar-SA"/>
    </w:rPr>
  </w:style>
  <w:style w:type="paragraph" w:styleId="3">
    <w:name w:val="heading 2"/>
    <w:next w:val="1"/>
    <w:link w:val="26"/>
    <w:unhideWhenUsed/>
    <w:qFormat/>
    <w:uiPriority w:val="9"/>
    <w:pPr>
      <w:numPr>
        <w:ilvl w:val="1"/>
        <w:numId w:val="1"/>
      </w:numPr>
      <w:spacing w:beforeLines="50" w:line="480" w:lineRule="exact"/>
      <w:outlineLvl w:val="1"/>
    </w:pPr>
    <w:rPr>
      <w:rFonts w:ascii="微软雅黑" w:hAnsi="微软雅黑" w:eastAsia="微软雅黑" w:cs="Arial"/>
      <w:b/>
      <w:color w:val="000000" w:themeColor="text1"/>
      <w:kern w:val="2"/>
      <w:sz w:val="21"/>
      <w:szCs w:val="24"/>
      <w:lang w:val="en-US" w:eastAsia="zh-CN" w:bidi="ar-SA"/>
    </w:rPr>
  </w:style>
  <w:style w:type="paragraph" w:styleId="4">
    <w:name w:val="heading 3"/>
    <w:next w:val="1"/>
    <w:link w:val="34"/>
    <w:unhideWhenUsed/>
    <w:qFormat/>
    <w:uiPriority w:val="9"/>
    <w:pPr>
      <w:numPr>
        <w:ilvl w:val="2"/>
        <w:numId w:val="1"/>
      </w:numPr>
      <w:spacing w:beforeLines="50" w:line="400" w:lineRule="exact"/>
      <w:outlineLvl w:val="2"/>
    </w:pPr>
    <w:rPr>
      <w:rFonts w:ascii="微软雅黑" w:hAnsi="微软雅黑" w:eastAsia="微软雅黑" w:cs="Arial"/>
      <w:kern w:val="2"/>
      <w:sz w:val="21"/>
      <w:szCs w:val="21"/>
      <w:lang w:val="en-US" w:eastAsia="zh-CN" w:bidi="ar-SA"/>
    </w:rPr>
  </w:style>
  <w:style w:type="paragraph" w:styleId="5">
    <w:name w:val="heading 4"/>
    <w:next w:val="1"/>
    <w:link w:val="35"/>
    <w:unhideWhenUsed/>
    <w:qFormat/>
    <w:uiPriority w:val="9"/>
    <w:pPr>
      <w:numPr>
        <w:ilvl w:val="3"/>
        <w:numId w:val="1"/>
      </w:numPr>
      <w:spacing w:beforeLines="50" w:line="400" w:lineRule="exact"/>
      <w:outlineLvl w:val="3"/>
    </w:pPr>
    <w:rPr>
      <w:rFonts w:ascii="微软雅黑" w:hAnsi="微软雅黑" w:eastAsia="微软雅黑" w:cs="Times New Roman"/>
      <w:kern w:val="2"/>
      <w:sz w:val="21"/>
      <w:szCs w:val="21"/>
      <w:lang w:val="en-US" w:eastAsia="zh-CN" w:bidi="ar-SA"/>
    </w:rPr>
  </w:style>
  <w:style w:type="paragraph" w:styleId="6">
    <w:name w:val="heading 5"/>
    <w:next w:val="1"/>
    <w:link w:val="36"/>
    <w:unhideWhenUsed/>
    <w:qFormat/>
    <w:uiPriority w:val="9"/>
    <w:pPr>
      <w:numPr>
        <w:ilvl w:val="4"/>
        <w:numId w:val="1"/>
      </w:numPr>
      <w:spacing w:beforeLines="50" w:line="400" w:lineRule="exact"/>
      <w:outlineLvl w:val="4"/>
    </w:pPr>
    <w:rPr>
      <w:rFonts w:ascii="微软雅黑" w:hAnsi="微软雅黑" w:eastAsia="微软雅黑" w:cs="Times New Roman"/>
      <w:kern w:val="2"/>
      <w:sz w:val="21"/>
      <w:szCs w:val="21"/>
      <w:lang w:val="en-US" w:eastAsia="zh-CN" w:bidi="ar-SA"/>
    </w:rPr>
  </w:style>
  <w:style w:type="paragraph" w:styleId="7">
    <w:name w:val="heading 6"/>
    <w:next w:val="1"/>
    <w:link w:val="37"/>
    <w:unhideWhenUsed/>
    <w:qFormat/>
    <w:uiPriority w:val="9"/>
    <w:pPr>
      <w:numPr>
        <w:ilvl w:val="5"/>
        <w:numId w:val="1"/>
      </w:numPr>
      <w:spacing w:beforeLines="50" w:line="400" w:lineRule="exact"/>
      <w:outlineLvl w:val="5"/>
    </w:pPr>
    <w:rPr>
      <w:rFonts w:ascii="Times New Roman" w:hAnsi="Times New Roman" w:eastAsia="微软雅黑" w:cs="Times New Roman"/>
      <w:kern w:val="2"/>
      <w:sz w:val="21"/>
      <w:szCs w:val="24"/>
      <w:lang w:val="en-US" w:eastAsia="zh-CN" w:bidi="ar-SA"/>
    </w:rPr>
  </w:style>
  <w:style w:type="paragraph" w:styleId="8">
    <w:name w:val="heading 7"/>
    <w:basedOn w:val="1"/>
    <w:next w:val="1"/>
    <w:link w:val="38"/>
    <w:semiHidden/>
    <w:unhideWhenUsed/>
    <w:qFormat/>
    <w:uiPriority w:val="9"/>
    <w:pPr>
      <w:keepNext/>
      <w:keepLines/>
      <w:numPr>
        <w:ilvl w:val="6"/>
        <w:numId w:val="1"/>
      </w:numPr>
      <w:spacing w:beforeLines="50" w:line="400" w:lineRule="exact"/>
      <w:outlineLvl w:val="6"/>
    </w:pPr>
    <w:rPr>
      <w:rFonts w:eastAsiaTheme="minorEastAsia"/>
      <w:b/>
      <w:bCs/>
    </w:rPr>
  </w:style>
  <w:style w:type="paragraph" w:styleId="9">
    <w:name w:val="heading 8"/>
    <w:basedOn w:val="1"/>
    <w:next w:val="1"/>
    <w:link w:val="3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40"/>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68"/>
    <w:semiHidden/>
    <w:unhideWhenUsed/>
    <w:qFormat/>
    <w:uiPriority w:val="99"/>
    <w:pPr>
      <w:jc w:val="left"/>
    </w:pPr>
  </w:style>
  <w:style w:type="paragraph" w:styleId="12">
    <w:name w:val="Body Text Indent"/>
    <w:basedOn w:val="1"/>
    <w:link w:val="70"/>
    <w:semiHidden/>
    <w:unhideWhenUsed/>
    <w:qFormat/>
    <w:uiPriority w:val="99"/>
    <w:pPr>
      <w:spacing w:after="120"/>
      <w:ind w:left="420" w:leftChars="200"/>
    </w:pPr>
  </w:style>
  <w:style w:type="paragraph" w:styleId="13">
    <w:name w:val="Plain Text"/>
    <w:basedOn w:val="1"/>
    <w:link w:val="66"/>
    <w:qFormat/>
    <w:uiPriority w:val="0"/>
    <w:rPr>
      <w:rFonts w:ascii="宋体" w:hAnsi="Courier New"/>
      <w:szCs w:val="20"/>
    </w:rPr>
  </w:style>
  <w:style w:type="paragraph" w:styleId="14">
    <w:name w:val="Balloon Text"/>
    <w:basedOn w:val="1"/>
    <w:link w:val="29"/>
    <w:semiHidden/>
    <w:unhideWhenUsed/>
    <w:qFormat/>
    <w:uiPriority w:val="99"/>
    <w:rPr>
      <w:rFonts w:ascii="Heiti SC Light" w:eastAsia="Heiti SC Light"/>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8">
    <w:name w:val="Title"/>
    <w:basedOn w:val="1"/>
    <w:link w:val="30"/>
    <w:qFormat/>
    <w:uiPriority w:val="0"/>
    <w:pPr>
      <w:spacing w:afterLines="100" w:line="360" w:lineRule="auto"/>
      <w:jc w:val="center"/>
    </w:pPr>
    <w:rPr>
      <w:rFonts w:ascii="微软雅黑" w:hAnsi="微软雅黑" w:eastAsia="微软雅黑"/>
      <w:b/>
      <w:sz w:val="36"/>
      <w:szCs w:val="44"/>
    </w:rPr>
  </w:style>
  <w:style w:type="paragraph" w:styleId="19">
    <w:name w:val="annotation subject"/>
    <w:basedOn w:val="11"/>
    <w:next w:val="11"/>
    <w:link w:val="69"/>
    <w:semiHidden/>
    <w:unhideWhenUsed/>
    <w:qFormat/>
    <w:uiPriority w:val="99"/>
    <w:rPr>
      <w:b/>
      <w:bCs/>
    </w:rPr>
  </w:style>
  <w:style w:type="paragraph" w:styleId="20">
    <w:name w:val="Body Text First Indent 2"/>
    <w:basedOn w:val="12"/>
    <w:link w:val="71"/>
    <w:autoRedefine/>
    <w:unhideWhenUsed/>
    <w:qFormat/>
    <w:uiPriority w:val="99"/>
    <w:pPr>
      <w:adjustRightInd w:val="0"/>
      <w:spacing w:after="0" w:line="500" w:lineRule="exact"/>
      <w:ind w:left="0" w:leftChars="0"/>
      <w:jc w:val="center"/>
      <w:textAlignment w:val="baseline"/>
    </w:pPr>
    <w:rPr>
      <w:rFonts w:ascii="宋体" w:hAnsi="宋体" w:eastAsia="Times New Roman"/>
      <w:color w:val="000000"/>
      <w:kern w:val="0"/>
      <w:sz w:val="28"/>
      <w:lang w:eastAsia="en-US" w:bidi="en-US"/>
    </w:rPr>
  </w:style>
  <w:style w:type="character" w:styleId="23">
    <w:name w:val="page number"/>
    <w:basedOn w:val="22"/>
    <w:semiHidden/>
    <w:unhideWhenUsed/>
    <w:qFormat/>
    <w:uiPriority w:val="99"/>
  </w:style>
  <w:style w:type="character" w:styleId="24">
    <w:name w:val="Hyperlink"/>
    <w:unhideWhenUsed/>
    <w:qFormat/>
    <w:uiPriority w:val="99"/>
    <w:rPr>
      <w:color w:val="0000FF"/>
      <w:u w:val="single"/>
    </w:rPr>
  </w:style>
  <w:style w:type="character" w:styleId="25">
    <w:name w:val="annotation reference"/>
    <w:basedOn w:val="22"/>
    <w:semiHidden/>
    <w:unhideWhenUsed/>
    <w:qFormat/>
    <w:uiPriority w:val="99"/>
    <w:rPr>
      <w:sz w:val="21"/>
      <w:szCs w:val="21"/>
    </w:rPr>
  </w:style>
  <w:style w:type="character" w:customStyle="1" w:styleId="26">
    <w:name w:val="标题 2 Char"/>
    <w:basedOn w:val="22"/>
    <w:link w:val="3"/>
    <w:qFormat/>
    <w:uiPriority w:val="9"/>
    <w:rPr>
      <w:rFonts w:ascii="微软雅黑" w:hAnsi="微软雅黑" w:eastAsia="微软雅黑" w:cs="Arial"/>
      <w:b/>
      <w:color w:val="000000" w:themeColor="text1"/>
      <w:sz w:val="21"/>
    </w:rPr>
  </w:style>
  <w:style w:type="character" w:customStyle="1" w:styleId="27">
    <w:name w:val="页眉 Char"/>
    <w:basedOn w:val="22"/>
    <w:link w:val="16"/>
    <w:qFormat/>
    <w:uiPriority w:val="99"/>
    <w:rPr>
      <w:sz w:val="18"/>
      <w:szCs w:val="18"/>
    </w:rPr>
  </w:style>
  <w:style w:type="character" w:customStyle="1" w:styleId="28">
    <w:name w:val="页脚 Char"/>
    <w:basedOn w:val="22"/>
    <w:link w:val="15"/>
    <w:qFormat/>
    <w:uiPriority w:val="99"/>
    <w:rPr>
      <w:sz w:val="18"/>
      <w:szCs w:val="18"/>
    </w:rPr>
  </w:style>
  <w:style w:type="character" w:customStyle="1" w:styleId="29">
    <w:name w:val="批注框文本 Char"/>
    <w:basedOn w:val="22"/>
    <w:link w:val="14"/>
    <w:semiHidden/>
    <w:qFormat/>
    <w:uiPriority w:val="99"/>
    <w:rPr>
      <w:rFonts w:ascii="Heiti SC Light" w:eastAsia="Heiti SC Light"/>
      <w:sz w:val="18"/>
      <w:szCs w:val="18"/>
    </w:rPr>
  </w:style>
  <w:style w:type="character" w:customStyle="1" w:styleId="30">
    <w:name w:val="标题 Char"/>
    <w:basedOn w:val="22"/>
    <w:link w:val="18"/>
    <w:qFormat/>
    <w:uiPriority w:val="0"/>
    <w:rPr>
      <w:rFonts w:ascii="微软雅黑" w:hAnsi="微软雅黑" w:eastAsia="微软雅黑" w:cs="Times New Roman"/>
      <w:b/>
      <w:sz w:val="36"/>
      <w:szCs w:val="44"/>
    </w:rPr>
  </w:style>
  <w:style w:type="paragraph" w:styleId="31">
    <w:name w:val="List Paragraph"/>
    <w:basedOn w:val="1"/>
    <w:qFormat/>
    <w:uiPriority w:val="34"/>
    <w:pPr>
      <w:ind w:firstLine="420" w:firstLineChars="200"/>
    </w:pPr>
  </w:style>
  <w:style w:type="paragraph" w:customStyle="1" w:styleId="32">
    <w:name w:val="List Paragraph1"/>
    <w:basedOn w:val="1"/>
    <w:qFormat/>
    <w:uiPriority w:val="0"/>
    <w:pPr>
      <w:widowControl/>
      <w:ind w:left="720"/>
      <w:contextualSpacing/>
      <w:jc w:val="left"/>
    </w:pPr>
    <w:rPr>
      <w:rFonts w:ascii="Arial" w:hAnsi="Arial" w:eastAsia="新宋体"/>
      <w:kern w:val="0"/>
      <w:sz w:val="22"/>
      <w:lang w:eastAsia="en-US"/>
    </w:rPr>
  </w:style>
  <w:style w:type="character" w:customStyle="1" w:styleId="33">
    <w:name w:val="标题 1 Char"/>
    <w:basedOn w:val="22"/>
    <w:link w:val="2"/>
    <w:qFormat/>
    <w:uiPriority w:val="9"/>
    <w:rPr>
      <w:rFonts w:ascii="微软雅黑" w:hAnsi="微软雅黑" w:eastAsia="微软雅黑" w:cs="Times New Roman"/>
      <w:b/>
    </w:rPr>
  </w:style>
  <w:style w:type="character" w:customStyle="1" w:styleId="34">
    <w:name w:val="标题 3 Char"/>
    <w:basedOn w:val="22"/>
    <w:link w:val="4"/>
    <w:qFormat/>
    <w:uiPriority w:val="9"/>
    <w:rPr>
      <w:rFonts w:ascii="微软雅黑" w:hAnsi="微软雅黑" w:eastAsia="微软雅黑" w:cs="Arial"/>
      <w:sz w:val="21"/>
      <w:szCs w:val="21"/>
    </w:rPr>
  </w:style>
  <w:style w:type="character" w:customStyle="1" w:styleId="35">
    <w:name w:val="标题 4 Char"/>
    <w:basedOn w:val="22"/>
    <w:link w:val="5"/>
    <w:qFormat/>
    <w:uiPriority w:val="9"/>
    <w:rPr>
      <w:rFonts w:ascii="微软雅黑" w:hAnsi="微软雅黑" w:eastAsia="微软雅黑" w:cs="Times New Roman"/>
      <w:sz w:val="21"/>
      <w:szCs w:val="21"/>
    </w:rPr>
  </w:style>
  <w:style w:type="character" w:customStyle="1" w:styleId="36">
    <w:name w:val="标题 5 Char"/>
    <w:basedOn w:val="22"/>
    <w:link w:val="6"/>
    <w:qFormat/>
    <w:uiPriority w:val="9"/>
    <w:rPr>
      <w:rFonts w:ascii="微软雅黑" w:hAnsi="微软雅黑" w:eastAsia="微软雅黑" w:cs="Times New Roman"/>
      <w:sz w:val="21"/>
      <w:szCs w:val="21"/>
    </w:rPr>
  </w:style>
  <w:style w:type="character" w:customStyle="1" w:styleId="37">
    <w:name w:val="标题 6 Char"/>
    <w:basedOn w:val="22"/>
    <w:link w:val="7"/>
    <w:qFormat/>
    <w:uiPriority w:val="9"/>
    <w:rPr>
      <w:rFonts w:ascii="Times New Roman" w:hAnsi="Times New Roman" w:eastAsia="微软雅黑" w:cs="Times New Roman"/>
      <w:sz w:val="21"/>
    </w:rPr>
  </w:style>
  <w:style w:type="character" w:customStyle="1" w:styleId="38">
    <w:name w:val="标题 7 Char"/>
    <w:basedOn w:val="22"/>
    <w:link w:val="8"/>
    <w:semiHidden/>
    <w:qFormat/>
    <w:uiPriority w:val="9"/>
    <w:rPr>
      <w:rFonts w:ascii="Times New Roman" w:hAnsi="Times New Roman" w:cs="Times New Roman"/>
      <w:b/>
      <w:bCs/>
      <w:sz w:val="21"/>
    </w:rPr>
  </w:style>
  <w:style w:type="character" w:customStyle="1" w:styleId="39">
    <w:name w:val="标题 8 Char"/>
    <w:basedOn w:val="22"/>
    <w:link w:val="9"/>
    <w:semiHidden/>
    <w:qFormat/>
    <w:uiPriority w:val="9"/>
    <w:rPr>
      <w:rFonts w:asciiTheme="majorHAnsi" w:hAnsiTheme="majorHAnsi" w:eastAsiaTheme="majorEastAsia" w:cstheme="majorBidi"/>
    </w:rPr>
  </w:style>
  <w:style w:type="character" w:customStyle="1" w:styleId="40">
    <w:name w:val="标题 9 Char"/>
    <w:basedOn w:val="22"/>
    <w:link w:val="10"/>
    <w:semiHidden/>
    <w:qFormat/>
    <w:uiPriority w:val="9"/>
    <w:rPr>
      <w:rFonts w:asciiTheme="majorHAnsi" w:hAnsiTheme="majorHAnsi" w:eastAsiaTheme="majorEastAsia" w:cstheme="majorBidi"/>
      <w:sz w:val="21"/>
      <w:szCs w:val="21"/>
    </w:rPr>
  </w:style>
  <w:style w:type="paragraph" w:customStyle="1" w:styleId="41">
    <w:name w:val="页眉文字"/>
    <w:link w:val="42"/>
    <w:qFormat/>
    <w:uiPriority w:val="0"/>
    <w:pPr>
      <w:tabs>
        <w:tab w:val="left" w:pos="6576"/>
      </w:tabs>
      <w:jc w:val="right"/>
    </w:pPr>
    <w:rPr>
      <w:rFonts w:ascii="微软雅黑" w:hAnsi="微软雅黑" w:eastAsia="微软雅黑" w:cs="Times New Roman"/>
      <w:color w:val="000000" w:themeColor="text1"/>
      <w:kern w:val="2"/>
      <w:sz w:val="18"/>
      <w:szCs w:val="18"/>
      <w:lang w:val="en-US" w:eastAsia="zh-CN" w:bidi="ar-SA"/>
    </w:rPr>
  </w:style>
  <w:style w:type="character" w:customStyle="1" w:styleId="42">
    <w:name w:val="页眉文字 Char"/>
    <w:basedOn w:val="22"/>
    <w:link w:val="41"/>
    <w:qFormat/>
    <w:uiPriority w:val="0"/>
    <w:rPr>
      <w:rFonts w:ascii="微软雅黑" w:hAnsi="微软雅黑" w:eastAsia="微软雅黑" w:cs="Times New Roman"/>
      <w:color w:val="000000" w:themeColor="text1"/>
      <w:sz w:val="18"/>
      <w:szCs w:val="18"/>
    </w:rPr>
  </w:style>
  <w:style w:type="paragraph" w:customStyle="1" w:styleId="43">
    <w:name w:val="表格描述文字"/>
    <w:link w:val="45"/>
    <w:qFormat/>
    <w:uiPriority w:val="0"/>
    <w:pPr>
      <w:spacing w:line="340" w:lineRule="exact"/>
    </w:pPr>
    <w:rPr>
      <w:rFonts w:ascii="微软雅黑" w:hAnsi="微软雅黑" w:eastAsia="微软雅黑" w:cs="Times New Roman"/>
      <w:kern w:val="2"/>
      <w:sz w:val="21"/>
      <w:szCs w:val="21"/>
      <w:lang w:val="en-US" w:eastAsia="zh-CN" w:bidi="ar-SA"/>
    </w:rPr>
  </w:style>
  <w:style w:type="paragraph" w:customStyle="1" w:styleId="44">
    <w:name w:val="一二三级正文"/>
    <w:link w:val="47"/>
    <w:qFormat/>
    <w:uiPriority w:val="0"/>
    <w:pPr>
      <w:autoSpaceDE w:val="0"/>
      <w:autoSpaceDN w:val="0"/>
      <w:adjustRightInd w:val="0"/>
      <w:spacing w:beforeLines="50" w:line="400" w:lineRule="exact"/>
      <w:ind w:left="420" w:leftChars="200"/>
    </w:pPr>
    <w:rPr>
      <w:rFonts w:ascii="微软雅黑" w:hAnsi="微软雅黑" w:eastAsia="微软雅黑" w:cs="Times New Roman"/>
      <w:color w:val="000000" w:themeColor="text1"/>
      <w:kern w:val="2"/>
      <w:sz w:val="21"/>
      <w:szCs w:val="21"/>
      <w:lang w:val="en-US" w:eastAsia="zh-CN" w:bidi="ar-SA"/>
    </w:rPr>
  </w:style>
  <w:style w:type="character" w:customStyle="1" w:styleId="45">
    <w:name w:val="表格描述文字 Char"/>
    <w:basedOn w:val="22"/>
    <w:link w:val="43"/>
    <w:qFormat/>
    <w:uiPriority w:val="0"/>
    <w:rPr>
      <w:rFonts w:ascii="微软雅黑" w:hAnsi="微软雅黑" w:eastAsia="微软雅黑" w:cs="Times New Roman"/>
      <w:sz w:val="21"/>
      <w:szCs w:val="21"/>
    </w:rPr>
  </w:style>
  <w:style w:type="paragraph" w:customStyle="1" w:styleId="46">
    <w:name w:val="二、三级文字"/>
    <w:link w:val="49"/>
    <w:qFormat/>
    <w:uiPriority w:val="0"/>
    <w:pPr>
      <w:spacing w:afterLines="50"/>
      <w:ind w:left="300" w:leftChars="300"/>
    </w:pPr>
    <w:rPr>
      <w:rFonts w:ascii="Times New Roman" w:hAnsi="Times New Roman" w:eastAsia="宋体" w:cs="Arial"/>
      <w:color w:val="000000" w:themeColor="text1"/>
      <w:kern w:val="2"/>
      <w:sz w:val="24"/>
      <w:szCs w:val="22"/>
      <w:lang w:val="en-US" w:eastAsia="zh-CN" w:bidi="ar-SA"/>
    </w:rPr>
  </w:style>
  <w:style w:type="character" w:customStyle="1" w:styleId="47">
    <w:name w:val="一二三级正文 Char"/>
    <w:basedOn w:val="22"/>
    <w:link w:val="44"/>
    <w:qFormat/>
    <w:uiPriority w:val="0"/>
    <w:rPr>
      <w:rFonts w:ascii="微软雅黑" w:hAnsi="微软雅黑" w:eastAsia="微软雅黑" w:cs="Times New Roman"/>
      <w:color w:val="000000" w:themeColor="text1"/>
      <w:sz w:val="21"/>
      <w:szCs w:val="21"/>
    </w:rPr>
  </w:style>
  <w:style w:type="paragraph" w:customStyle="1" w:styleId="48">
    <w:name w:val="表头文字"/>
    <w:link w:val="50"/>
    <w:qFormat/>
    <w:uiPriority w:val="0"/>
    <w:pPr>
      <w:spacing w:line="340" w:lineRule="exact"/>
      <w:jc w:val="center"/>
    </w:pPr>
    <w:rPr>
      <w:rFonts w:ascii="Times New Roman" w:hAnsi="Times New Roman" w:eastAsia="微软雅黑" w:cs="Times New Roman"/>
      <w:b/>
      <w:kern w:val="2"/>
      <w:sz w:val="21"/>
      <w:szCs w:val="21"/>
      <w:lang w:val="en-US" w:eastAsia="zh-CN" w:bidi="ar-SA"/>
    </w:rPr>
  </w:style>
  <w:style w:type="character" w:customStyle="1" w:styleId="49">
    <w:name w:val="二、三级文字 Char"/>
    <w:basedOn w:val="22"/>
    <w:link w:val="46"/>
    <w:qFormat/>
    <w:uiPriority w:val="0"/>
    <w:rPr>
      <w:rFonts w:ascii="Times New Roman" w:hAnsi="Times New Roman" w:eastAsia="宋体" w:cs="Arial"/>
      <w:color w:val="000000" w:themeColor="text1"/>
      <w:szCs w:val="22"/>
    </w:rPr>
  </w:style>
  <w:style w:type="character" w:customStyle="1" w:styleId="50">
    <w:name w:val="表头文字 Char"/>
    <w:basedOn w:val="22"/>
    <w:link w:val="48"/>
    <w:qFormat/>
    <w:uiPriority w:val="0"/>
    <w:rPr>
      <w:rFonts w:ascii="Times New Roman" w:hAnsi="Times New Roman" w:eastAsia="微软雅黑" w:cs="Times New Roman"/>
      <w:b/>
      <w:sz w:val="21"/>
      <w:szCs w:val="21"/>
    </w:rPr>
  </w:style>
  <w:style w:type="character" w:customStyle="1" w:styleId="51">
    <w:name w:val="con"/>
    <w:qFormat/>
    <w:uiPriority w:val="0"/>
  </w:style>
  <w:style w:type="paragraph" w:customStyle="1" w:styleId="52">
    <w:name w:val="样式1"/>
    <w:basedOn w:val="1"/>
    <w:link w:val="53"/>
    <w:qFormat/>
    <w:uiPriority w:val="0"/>
    <w:pPr>
      <w:widowControl/>
      <w:numPr>
        <w:ilvl w:val="2"/>
        <w:numId w:val="2"/>
      </w:numPr>
      <w:tabs>
        <w:tab w:val="left" w:pos="1985"/>
        <w:tab w:val="clear" w:pos="2757"/>
      </w:tabs>
      <w:snapToGrid w:val="0"/>
      <w:ind w:left="1803" w:hanging="752"/>
      <w:jc w:val="left"/>
    </w:pPr>
    <w:rPr>
      <w:rFonts w:ascii="Arial" w:hAnsi="Arial" w:eastAsia="新宋体"/>
      <w:kern w:val="0"/>
      <w:sz w:val="24"/>
    </w:rPr>
  </w:style>
  <w:style w:type="character" w:customStyle="1" w:styleId="53">
    <w:name w:val="样式1 Char"/>
    <w:link w:val="52"/>
    <w:qFormat/>
    <w:uiPriority w:val="0"/>
    <w:rPr>
      <w:rFonts w:ascii="Arial" w:hAnsi="Arial" w:eastAsia="新宋体" w:cs="Times New Roman"/>
      <w:kern w:val="0"/>
    </w:rPr>
  </w:style>
  <w:style w:type="paragraph" w:customStyle="1" w:styleId="54">
    <w:name w:val="四级正文"/>
    <w:basedOn w:val="44"/>
    <w:link w:val="56"/>
    <w:qFormat/>
    <w:uiPriority w:val="0"/>
    <w:pPr>
      <w:spacing w:beforeLines="0"/>
      <w:ind w:left="680" w:leftChars="0"/>
    </w:pPr>
  </w:style>
  <w:style w:type="paragraph" w:customStyle="1" w:styleId="55">
    <w:name w:val="五级正文"/>
    <w:basedOn w:val="1"/>
    <w:link w:val="57"/>
    <w:qFormat/>
    <w:uiPriority w:val="0"/>
    <w:pPr>
      <w:spacing w:line="400" w:lineRule="exact"/>
      <w:ind w:left="1134"/>
    </w:pPr>
    <w:rPr>
      <w:rFonts w:ascii="微软雅黑" w:hAnsi="微软雅黑" w:eastAsia="微软雅黑"/>
      <w:color w:val="000000" w:themeColor="text1"/>
    </w:rPr>
  </w:style>
  <w:style w:type="character" w:customStyle="1" w:styleId="56">
    <w:name w:val="四级正文 Char"/>
    <w:basedOn w:val="22"/>
    <w:link w:val="54"/>
    <w:qFormat/>
    <w:uiPriority w:val="0"/>
    <w:rPr>
      <w:rFonts w:ascii="微软雅黑" w:hAnsi="微软雅黑" w:eastAsia="微软雅黑" w:cs="Times New Roman"/>
      <w:color w:val="000000" w:themeColor="text1"/>
      <w:sz w:val="21"/>
      <w:szCs w:val="21"/>
    </w:rPr>
  </w:style>
  <w:style w:type="character" w:customStyle="1" w:styleId="57">
    <w:name w:val="五级正文 Char"/>
    <w:basedOn w:val="22"/>
    <w:link w:val="55"/>
    <w:qFormat/>
    <w:uiPriority w:val="0"/>
    <w:rPr>
      <w:rFonts w:ascii="微软雅黑" w:hAnsi="微软雅黑" w:eastAsia="微软雅黑" w:cs="Times New Roman"/>
      <w:color w:val="000000" w:themeColor="text1"/>
      <w:sz w:val="21"/>
    </w:rPr>
  </w:style>
  <w:style w:type="paragraph" w:customStyle="1" w:styleId="58">
    <w:name w:val="表格正文-居中"/>
    <w:basedOn w:val="43"/>
    <w:link w:val="59"/>
    <w:qFormat/>
    <w:uiPriority w:val="0"/>
    <w:pPr>
      <w:jc w:val="center"/>
    </w:pPr>
  </w:style>
  <w:style w:type="character" w:customStyle="1" w:styleId="59">
    <w:name w:val="表格正文-居中 Char"/>
    <w:basedOn w:val="45"/>
    <w:link w:val="58"/>
    <w:qFormat/>
    <w:uiPriority w:val="0"/>
    <w:rPr>
      <w:rFonts w:ascii="微软雅黑" w:hAnsi="微软雅黑" w:eastAsia="微软雅黑" w:cs="Times New Roman"/>
      <w:sz w:val="21"/>
      <w:szCs w:val="21"/>
    </w:rPr>
  </w:style>
  <w:style w:type="paragraph" w:customStyle="1" w:styleId="60">
    <w:name w:val="红色标注"/>
    <w:basedOn w:val="43"/>
    <w:link w:val="61"/>
    <w:qFormat/>
    <w:uiPriority w:val="0"/>
    <w:pPr>
      <w:framePr w:hSpace="180" w:wrap="around" w:vAnchor="text" w:hAnchor="margin" w:xAlign="right" w:y="322"/>
      <w:spacing w:line="260" w:lineRule="exact"/>
      <w:ind w:firstLine="200" w:firstLineChars="200"/>
    </w:pPr>
    <w:rPr>
      <w:color w:val="FF0000"/>
      <w:sz w:val="18"/>
    </w:rPr>
  </w:style>
  <w:style w:type="character" w:customStyle="1" w:styleId="61">
    <w:name w:val="红色标注 Char"/>
    <w:basedOn w:val="45"/>
    <w:link w:val="60"/>
    <w:qFormat/>
    <w:uiPriority w:val="0"/>
    <w:rPr>
      <w:rFonts w:ascii="微软雅黑" w:hAnsi="微软雅黑" w:eastAsia="微软雅黑" w:cs="Times New Roman"/>
      <w:color w:val="FF0000"/>
      <w:sz w:val="18"/>
      <w:szCs w:val="21"/>
    </w:rPr>
  </w:style>
  <w:style w:type="paragraph" w:customStyle="1" w:styleId="62">
    <w:name w:val="7 表头文字"/>
    <w:link w:val="63"/>
    <w:qFormat/>
    <w:uiPriority w:val="0"/>
    <w:pPr>
      <w:spacing w:line="420" w:lineRule="auto"/>
      <w:jc w:val="center"/>
    </w:pPr>
    <w:rPr>
      <w:rFonts w:ascii="Times New Roman" w:hAnsi="Times New Roman" w:eastAsia="宋体" w:cs="Times New Roman"/>
      <w:b/>
      <w:kern w:val="2"/>
      <w:sz w:val="21"/>
      <w:szCs w:val="21"/>
      <w:lang w:val="en-US" w:eastAsia="zh-CN" w:bidi="ar-SA"/>
    </w:rPr>
  </w:style>
  <w:style w:type="character" w:customStyle="1" w:styleId="63">
    <w:name w:val="7 表头文字 Char"/>
    <w:basedOn w:val="22"/>
    <w:link w:val="62"/>
    <w:qFormat/>
    <w:uiPriority w:val="0"/>
    <w:rPr>
      <w:rFonts w:ascii="Times New Roman" w:hAnsi="Times New Roman" w:eastAsia="宋体" w:cs="Times New Roman"/>
      <w:b/>
      <w:sz w:val="21"/>
      <w:szCs w:val="21"/>
    </w:rPr>
  </w:style>
  <w:style w:type="paragraph" w:customStyle="1" w:styleId="64">
    <w:name w:val="6 表格描述文字"/>
    <w:link w:val="65"/>
    <w:qFormat/>
    <w:uiPriority w:val="0"/>
    <w:pPr>
      <w:spacing w:line="300" w:lineRule="auto"/>
    </w:pPr>
    <w:rPr>
      <w:rFonts w:ascii="Times New Roman" w:hAnsi="Times New Roman" w:eastAsia="宋体" w:cs="Times New Roman"/>
      <w:kern w:val="2"/>
      <w:sz w:val="21"/>
      <w:szCs w:val="21"/>
      <w:lang w:val="en-US" w:eastAsia="zh-CN" w:bidi="ar-SA"/>
    </w:rPr>
  </w:style>
  <w:style w:type="character" w:customStyle="1" w:styleId="65">
    <w:name w:val="6 表格描述文字 Char"/>
    <w:basedOn w:val="22"/>
    <w:link w:val="64"/>
    <w:qFormat/>
    <w:uiPriority w:val="0"/>
    <w:rPr>
      <w:rFonts w:ascii="Times New Roman" w:hAnsi="Times New Roman" w:eastAsia="宋体" w:cs="Times New Roman"/>
      <w:sz w:val="21"/>
      <w:szCs w:val="21"/>
    </w:rPr>
  </w:style>
  <w:style w:type="character" w:customStyle="1" w:styleId="66">
    <w:name w:val="纯文本 Char"/>
    <w:basedOn w:val="22"/>
    <w:link w:val="13"/>
    <w:qFormat/>
    <w:uiPriority w:val="0"/>
    <w:rPr>
      <w:rFonts w:ascii="宋体" w:hAnsi="Courier New" w:eastAsia="宋体" w:cs="Times New Roman"/>
      <w:sz w:val="21"/>
      <w:szCs w:val="20"/>
    </w:rPr>
  </w:style>
  <w:style w:type="paragraph" w:customStyle="1" w:styleId="67">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68">
    <w:name w:val="批注文字 Char"/>
    <w:basedOn w:val="22"/>
    <w:link w:val="11"/>
    <w:semiHidden/>
    <w:qFormat/>
    <w:uiPriority w:val="99"/>
    <w:rPr>
      <w:rFonts w:ascii="Times New Roman" w:hAnsi="Times New Roman" w:eastAsia="宋体" w:cs="Times New Roman"/>
      <w:kern w:val="2"/>
      <w:sz w:val="21"/>
      <w:szCs w:val="24"/>
    </w:rPr>
  </w:style>
  <w:style w:type="character" w:customStyle="1" w:styleId="69">
    <w:name w:val="批注主题 Char"/>
    <w:basedOn w:val="68"/>
    <w:link w:val="19"/>
    <w:semiHidden/>
    <w:qFormat/>
    <w:uiPriority w:val="99"/>
    <w:rPr>
      <w:rFonts w:ascii="Times New Roman" w:hAnsi="Times New Roman" w:eastAsia="宋体" w:cs="Times New Roman"/>
      <w:b/>
      <w:bCs/>
      <w:kern w:val="2"/>
      <w:sz w:val="21"/>
      <w:szCs w:val="24"/>
    </w:rPr>
  </w:style>
  <w:style w:type="character" w:customStyle="1" w:styleId="70">
    <w:name w:val="正文文本缩进 Char"/>
    <w:basedOn w:val="22"/>
    <w:link w:val="12"/>
    <w:semiHidden/>
    <w:qFormat/>
    <w:uiPriority w:val="99"/>
    <w:rPr>
      <w:kern w:val="2"/>
      <w:sz w:val="21"/>
      <w:szCs w:val="24"/>
    </w:rPr>
  </w:style>
  <w:style w:type="character" w:customStyle="1" w:styleId="71">
    <w:name w:val="正文首行缩进 2 Char"/>
    <w:basedOn w:val="70"/>
    <w:link w:val="20"/>
    <w:qFormat/>
    <w:uiPriority w:val="99"/>
    <w:rPr>
      <w:rFonts w:ascii="宋体" w:hAnsi="宋体" w:eastAsia="Times New Roman"/>
      <w:color w:val="000000"/>
      <w:kern w:val="2"/>
      <w:sz w:val="28"/>
      <w:szCs w:val="24"/>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9E55B-784D-4A55-A09F-2BFFFAB67374}">
  <ds:schemaRefs/>
</ds:datastoreItem>
</file>

<file path=docProps/app.xml><?xml version="1.0" encoding="utf-8"?>
<Properties xmlns="http://schemas.openxmlformats.org/officeDocument/2006/extended-properties" xmlns:vt="http://schemas.openxmlformats.org/officeDocument/2006/docPropsVTypes">
  <Template>Normal.dotm</Template>
  <Pages>2</Pages>
  <Words>718</Words>
  <Characters>858</Characters>
  <Lines>6</Lines>
  <Paragraphs>1</Paragraphs>
  <TotalTime>327</TotalTime>
  <ScaleCrop>false</ScaleCrop>
  <LinksUpToDate>false</LinksUpToDate>
  <CharactersWithSpaces>883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2017-01-24T02:48:00Z</dcterms:created>
  <dc:creator>Apple forrest</dc:creator>
  <cp:lastModifiedBy>沁芳</cp:lastModifiedBy>
  <cp:lastPrinted>2017-06-15T02:23:00Z</cp:lastPrinted>
  <dcterms:modified xsi:type="dcterms:W3CDTF">2024-11-06T05:43:13Z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F5BCDE740E744265AFC5BE72E1778B20</vt:lpwstr>
  </property>
</Properties>
</file>