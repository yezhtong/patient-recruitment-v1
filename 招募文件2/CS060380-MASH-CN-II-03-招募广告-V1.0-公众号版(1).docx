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DD0AE">
      <w:pPr>
        <w:spacing w:line="360" w:lineRule="auto"/>
        <w:jc w:val="center"/>
        <w:rPr>
          <w:rFonts w:eastAsiaTheme="minorEastAsia"/>
          <w:b/>
          <w:bCs/>
          <w:sz w:val="24"/>
          <w:szCs w:val="24"/>
          <w:highlight w:val="none"/>
        </w:rPr>
      </w:pPr>
      <w:r>
        <w:rPr>
          <w:rFonts w:hint="eastAsia" w:eastAsiaTheme="minorEastAsia"/>
          <w:b/>
          <w:bCs/>
          <w:sz w:val="24"/>
          <w:szCs w:val="24"/>
          <w:highlight w:val="none"/>
        </w:rPr>
        <w:t>代谢相关脂肪性肝炎（MASH）合并肥胖患者</w:t>
      </w:r>
    </w:p>
    <w:p w14:paraId="172BB2E4">
      <w:pPr>
        <w:spacing w:line="360" w:lineRule="auto"/>
        <w:jc w:val="center"/>
        <w:rPr>
          <w:rFonts w:eastAsiaTheme="minorEastAsia"/>
          <w:b/>
          <w:bCs/>
          <w:sz w:val="32"/>
          <w:szCs w:val="32"/>
          <w:highlight w:val="none"/>
        </w:rPr>
      </w:pPr>
      <w:r>
        <w:rPr>
          <w:rFonts w:eastAsiaTheme="minorEastAsia"/>
          <w:b/>
          <w:bCs/>
          <w:sz w:val="24"/>
          <w:szCs w:val="24"/>
          <w:highlight w:val="none"/>
        </w:rPr>
        <w:t>招募广告</w:t>
      </w:r>
    </w:p>
    <w:p w14:paraId="027A98F1">
      <w:pPr>
        <w:adjustRightInd w:val="0"/>
        <w:snapToGrid w:val="0"/>
        <w:spacing w:line="360" w:lineRule="auto"/>
        <w:rPr>
          <w:rFonts w:eastAsiaTheme="minorEastAsia"/>
          <w:b/>
          <w:bCs/>
          <w:color w:val="444444"/>
          <w:sz w:val="24"/>
          <w:szCs w:val="24"/>
        </w:rPr>
      </w:pPr>
      <w:r>
        <w:rPr>
          <w:rFonts w:eastAsiaTheme="minorEastAsia"/>
          <w:b/>
          <w:bCs/>
          <w:color w:val="444444"/>
          <w:sz w:val="24"/>
          <w:szCs w:val="24"/>
        </w:rPr>
        <w:t>尊敬的</w:t>
      </w:r>
      <w:r>
        <w:rPr>
          <w:rFonts w:hint="eastAsia" w:eastAsiaTheme="minorEastAsia"/>
          <w:b/>
          <w:bCs/>
          <w:color w:val="444444"/>
          <w:sz w:val="24"/>
          <w:szCs w:val="24"/>
        </w:rPr>
        <w:t>先生/女士</w:t>
      </w:r>
      <w:r>
        <w:rPr>
          <w:rFonts w:eastAsiaTheme="minorEastAsia"/>
          <w:b/>
          <w:bCs/>
          <w:color w:val="444444"/>
          <w:sz w:val="24"/>
          <w:szCs w:val="24"/>
        </w:rPr>
        <w:t>：</w:t>
      </w:r>
    </w:p>
    <w:p w14:paraId="344A0D4C">
      <w:pPr>
        <w:adjustRightInd w:val="0"/>
        <w:snapToGrid w:val="0"/>
        <w:spacing w:line="360" w:lineRule="auto"/>
        <w:ind w:firstLine="482" w:firstLineChars="200"/>
        <w:rPr>
          <w:rFonts w:eastAsiaTheme="minorEastAsia"/>
          <w:b/>
          <w:bCs/>
          <w:color w:val="444444"/>
        </w:rPr>
      </w:pPr>
      <w:r>
        <w:rPr>
          <w:rFonts w:eastAsiaTheme="minorEastAsia"/>
          <w:b/>
          <w:bCs/>
          <w:color w:val="444444"/>
        </w:rPr>
        <w:t>您好!</w:t>
      </w:r>
    </w:p>
    <w:p w14:paraId="17ECFBD9">
      <w:pPr>
        <w:adjustRightInd w:val="0"/>
        <w:snapToGrid w:val="0"/>
        <w:spacing w:line="360" w:lineRule="auto"/>
        <w:ind w:firstLine="482" w:firstLineChars="200"/>
        <w:rPr>
          <w:rFonts w:eastAsiaTheme="minorEastAsia"/>
          <w:color w:val="444444"/>
        </w:rPr>
      </w:pPr>
      <w:r>
        <w:rPr>
          <w:rFonts w:eastAsiaTheme="minorEastAsia"/>
          <w:b/>
          <w:bCs/>
          <w:color w:val="444444"/>
        </w:rPr>
        <w:t>现有</w:t>
      </w:r>
      <w:r>
        <w:rPr>
          <w:rFonts w:hint="eastAsia" w:eastAsiaTheme="minorEastAsia"/>
          <w:b/>
          <w:bCs/>
          <w:color w:val="444444"/>
          <w:lang w:eastAsia="zh-CN"/>
        </w:rPr>
        <w:t>“</w:t>
      </w:r>
      <w:r>
        <w:rPr>
          <w:rFonts w:hint="eastAsia" w:eastAsiaTheme="minorEastAsia"/>
          <w:lang w:bidi="ar"/>
        </w:rPr>
        <w:t>一项评价CS060380片治疗代谢相关脂肪性肝炎（MASH）合并肥胖患者的有效性与安全性的随机、双盲、安慰剂对照、平行分组Ⅱ期研究</w:t>
      </w:r>
      <w:r>
        <w:rPr>
          <w:rFonts w:hint="eastAsia" w:eastAsiaTheme="minorEastAsia"/>
          <w:b/>
          <w:bCs/>
          <w:color w:val="444444"/>
          <w:lang w:eastAsia="zh-CN"/>
        </w:rPr>
        <w:t>”</w:t>
      </w:r>
      <w:r>
        <w:rPr>
          <w:rFonts w:eastAsiaTheme="minorEastAsia"/>
          <w:color w:val="444444"/>
        </w:rPr>
        <w:t>在</w:t>
      </w:r>
      <w:r>
        <w:rPr>
          <w:rFonts w:hint="eastAsia" w:eastAsiaTheme="minorEastAsia"/>
          <w:color w:val="444444"/>
          <w:lang w:val="en-US" w:eastAsia="zh-CN"/>
        </w:rPr>
        <w:t>本院开展</w:t>
      </w:r>
      <w:r>
        <w:rPr>
          <w:rFonts w:eastAsiaTheme="minorEastAsia"/>
          <w:color w:val="444444"/>
        </w:rPr>
        <w:t>。该研究</w:t>
      </w:r>
      <w:r>
        <w:rPr>
          <w:rFonts w:hint="eastAsia" w:ascii="宋体" w:hAnsi="宋体" w:cs="宋体"/>
          <w:color w:val="444444"/>
        </w:rPr>
        <w:t>已获得</w:t>
      </w:r>
      <w:r>
        <w:rPr>
          <w:rFonts w:hint="eastAsia" w:ascii="宋体" w:hAnsi="宋体" w:cs="宋体"/>
          <w:color w:val="444444"/>
          <w:lang w:val="en-US" w:eastAsia="zh-CN"/>
        </w:rPr>
        <w:t>国家药品监督管理局批准（临床试验批准通知书编号：</w:t>
      </w:r>
      <w:r>
        <w:rPr>
          <w:rFonts w:hint="eastAsia" w:ascii="宋体" w:hAnsi="宋体" w:cs="宋体"/>
          <w:color w:val="444444"/>
        </w:rPr>
        <w:t>2024LP01824</w:t>
      </w:r>
      <w:r>
        <w:rPr>
          <w:rFonts w:hint="eastAsia" w:ascii="宋体" w:hAnsi="宋体" w:cs="宋体"/>
          <w:color w:val="444444"/>
          <w:lang w:val="en-US" w:eastAsia="zh-CN"/>
        </w:rPr>
        <w:t>），且通过组长单位</w:t>
      </w:r>
      <w:r>
        <w:rPr>
          <w:rFonts w:hint="eastAsia" w:ascii="宋体" w:hAnsi="宋体" w:cs="宋体"/>
          <w:color w:val="444444"/>
        </w:rPr>
        <w:t>上海交通大学医学院附属瑞金医院伦理委员会的审查和批准</w:t>
      </w:r>
      <w:r>
        <w:rPr>
          <w:rFonts w:eastAsiaTheme="minorEastAsia"/>
          <w:color w:val="444444"/>
        </w:rPr>
        <w:t>。</w:t>
      </w:r>
    </w:p>
    <w:p w14:paraId="79867923">
      <w:pPr>
        <w:spacing w:before="156" w:beforeLines="50" w:line="360" w:lineRule="auto"/>
        <w:jc w:val="both"/>
        <w:rPr>
          <w:rFonts w:eastAsiaTheme="minorEastAsia"/>
        </w:rPr>
      </w:pPr>
      <w:r>
        <w:rPr>
          <w:rFonts w:eastAsiaTheme="minorEastAsia"/>
          <w:b/>
          <w:bCs/>
          <w:color w:val="444444"/>
        </w:rPr>
        <w:t>招募的主要条件：</w:t>
      </w:r>
    </w:p>
    <w:p w14:paraId="36E23498">
      <w:pPr>
        <w:adjustRightInd w:val="0"/>
        <w:snapToGrid w:val="0"/>
        <w:spacing w:line="360" w:lineRule="auto"/>
        <w:ind w:firstLine="480" w:firstLineChars="200"/>
        <w:rPr>
          <w:rFonts w:eastAsiaTheme="minorEastAsia"/>
          <w:color w:val="444444"/>
        </w:rPr>
      </w:pPr>
      <w:r>
        <w:rPr>
          <w:rFonts w:eastAsiaTheme="minorEastAsia"/>
          <w:color w:val="444444"/>
        </w:rPr>
        <w:t>1、</w:t>
      </w:r>
      <w:r>
        <w:rPr>
          <w:rFonts w:hint="eastAsia" w:eastAsiaTheme="minorEastAsia"/>
          <w:color w:val="444444"/>
        </w:rPr>
        <w:t>年龄18~65周岁（含临界值），男女均可</w:t>
      </w:r>
      <w:r>
        <w:rPr>
          <w:rFonts w:eastAsiaTheme="minorEastAsia"/>
          <w:color w:val="444444"/>
        </w:rPr>
        <w:t>；</w:t>
      </w:r>
    </w:p>
    <w:p w14:paraId="1F086EE2">
      <w:pPr>
        <w:adjustRightInd w:val="0"/>
        <w:snapToGrid w:val="0"/>
        <w:spacing w:line="360" w:lineRule="auto"/>
        <w:ind w:firstLine="480" w:firstLineChars="200"/>
        <w:rPr>
          <w:rFonts w:eastAsiaTheme="minorEastAsia"/>
          <w:color w:val="444444"/>
        </w:rPr>
      </w:pPr>
      <w:r>
        <w:rPr>
          <w:rFonts w:eastAsiaTheme="minorEastAsia"/>
          <w:color w:val="444444"/>
        </w:rPr>
        <w:t>2、</w:t>
      </w:r>
      <w:r>
        <w:rPr>
          <w:rFonts w:hint="eastAsia" w:eastAsiaTheme="minorEastAsia"/>
          <w:color w:val="444444"/>
        </w:rPr>
        <w:t>筛选时，</w:t>
      </w:r>
      <w:del w:id="0" w:author="HPY" w:date="2026-04-20T17:56:39Z">
        <w:r>
          <w:rPr>
            <w:rFonts w:hint="eastAsia" w:eastAsiaTheme="minorEastAsia"/>
            <w:color w:val="444444"/>
          </w:rPr>
          <w:delText>MRI-PDFF所示</w:delText>
        </w:r>
      </w:del>
      <w:r>
        <w:rPr>
          <w:rFonts w:hint="eastAsia" w:eastAsiaTheme="minorEastAsia"/>
          <w:color w:val="444444"/>
        </w:rPr>
        <w:t>肝脏脂肪含量≥</w:t>
      </w:r>
      <w:r>
        <w:rPr>
          <w:rFonts w:hint="eastAsia" w:eastAsiaTheme="minorEastAsia"/>
          <w:color w:val="444444"/>
          <w:lang w:val="en-US" w:eastAsia="zh-CN"/>
        </w:rPr>
        <w:t>10</w:t>
      </w:r>
      <w:r>
        <w:rPr>
          <w:rFonts w:hint="eastAsia" w:eastAsiaTheme="minorEastAsia"/>
          <w:color w:val="444444"/>
        </w:rPr>
        <w:t>%</w:t>
      </w:r>
      <w:r>
        <w:rPr>
          <w:rFonts w:eastAsiaTheme="minorEastAsia"/>
          <w:color w:val="444444"/>
        </w:rPr>
        <w:t>；</w:t>
      </w:r>
    </w:p>
    <w:p w14:paraId="21928867">
      <w:pPr>
        <w:adjustRightInd w:val="0"/>
        <w:snapToGrid w:val="0"/>
        <w:spacing w:line="360" w:lineRule="auto"/>
        <w:ind w:firstLine="480" w:firstLineChars="200"/>
        <w:rPr>
          <w:rFonts w:eastAsiaTheme="minorEastAsia"/>
          <w:color w:val="444444"/>
        </w:rPr>
      </w:pPr>
      <w:r>
        <w:rPr>
          <w:rFonts w:eastAsiaTheme="minorEastAsia"/>
          <w:color w:val="444444"/>
        </w:rPr>
        <w:t>3、</w:t>
      </w:r>
      <w:r>
        <w:rPr>
          <w:rFonts w:hint="eastAsia" w:eastAsiaTheme="minorEastAsia"/>
          <w:color w:val="444444"/>
        </w:rPr>
        <w:t>BMI≥30 kg/m2</w:t>
      </w:r>
      <w:r>
        <w:rPr>
          <w:rFonts w:eastAsiaTheme="minorEastAsia"/>
          <w:color w:val="444444"/>
        </w:rPr>
        <w:t>；</w:t>
      </w:r>
    </w:p>
    <w:p w14:paraId="0D87A905">
      <w:pPr>
        <w:adjustRightInd w:val="0"/>
        <w:snapToGrid w:val="0"/>
        <w:spacing w:line="360" w:lineRule="auto"/>
        <w:ind w:firstLine="480" w:firstLineChars="200"/>
        <w:rPr>
          <w:rFonts w:eastAsiaTheme="minorEastAsia"/>
          <w:color w:val="444444"/>
        </w:rPr>
      </w:pPr>
      <w:r>
        <w:rPr>
          <w:rFonts w:eastAsiaTheme="minorEastAsia"/>
          <w:color w:val="444444"/>
        </w:rPr>
        <w:t>4、</w:t>
      </w:r>
      <w:r>
        <w:rPr>
          <w:rFonts w:hint="eastAsia" w:eastAsiaTheme="minorEastAsia"/>
          <w:color w:val="444444"/>
        </w:rPr>
        <w:t>筛选前3个月经单纯的饮食运动控制体重变化幅度不超过5%（以自述为准），体重变化计算公式为：（筛选前3个月内最高体重-最低体重）/最高体重*100%</w:t>
      </w:r>
      <w:r>
        <w:rPr>
          <w:rFonts w:eastAsiaTheme="minorEastAsia"/>
          <w:color w:val="444444"/>
        </w:rPr>
        <w:t>；</w:t>
      </w:r>
    </w:p>
    <w:p w14:paraId="286BD0E0">
      <w:pPr>
        <w:adjustRightInd w:val="0"/>
        <w:snapToGrid w:val="0"/>
        <w:spacing w:line="360" w:lineRule="auto"/>
        <w:ind w:firstLine="480" w:firstLineChars="200"/>
        <w:rPr>
          <w:rFonts w:eastAsiaTheme="minorEastAsia"/>
          <w:color w:val="444444"/>
        </w:rPr>
      </w:pPr>
      <w:r>
        <w:rPr>
          <w:rFonts w:eastAsiaTheme="minorEastAsia"/>
          <w:color w:val="444444"/>
        </w:rPr>
        <w:t>如果您符合研究条件，并自愿同意参加，请联系相关医生做进一步筛查，</w:t>
      </w:r>
      <w:r>
        <w:rPr>
          <w:rFonts w:hint="eastAsia" w:eastAsiaTheme="minorEastAsia"/>
          <w:color w:val="444444"/>
          <w:lang w:val="en-US" w:eastAsia="zh-CN"/>
        </w:rPr>
        <w:t>研究中心将根据筛查结果评估能否入选</w:t>
      </w:r>
      <w:r>
        <w:rPr>
          <w:rFonts w:eastAsiaTheme="minorEastAsia"/>
          <w:color w:val="444444"/>
        </w:rPr>
        <w:t>。</w:t>
      </w:r>
    </w:p>
    <w:p w14:paraId="4B38F3B9">
      <w:pPr>
        <w:adjustRightInd w:val="0"/>
        <w:snapToGrid w:val="0"/>
        <w:spacing w:line="400" w:lineRule="exact"/>
        <w:ind w:firstLine="482" w:firstLineChars="200"/>
        <w:rPr>
          <w:rFonts w:eastAsiaTheme="minorEastAsia"/>
          <w:color w:val="444444"/>
          <w:sz w:val="22"/>
          <w:szCs w:val="22"/>
        </w:rPr>
      </w:pPr>
      <w:r>
        <w:rPr>
          <w:b/>
          <w:color w:val="000000"/>
          <w:sz w:val="24"/>
          <w:u w:color="000000"/>
          <w:lang w:val="zh-TW"/>
        </w:rPr>
        <w:t>我们期待着您的参加，</w:t>
      </w:r>
      <w:r>
        <w:rPr>
          <w:b/>
          <w:sz w:val="24"/>
        </w:rPr>
        <w:t>我们将遵照国家相关法规要求对您的个人信息严格保密</w:t>
      </w:r>
      <w:r>
        <w:rPr>
          <w:rFonts w:hint="eastAsia"/>
          <w:b/>
          <w:sz w:val="24"/>
        </w:rPr>
        <w:t>。</w:t>
      </w:r>
    </w:p>
    <w:p w14:paraId="649108FD">
      <w:pPr>
        <w:adjustRightInd w:val="0"/>
        <w:snapToGrid w:val="0"/>
        <w:spacing w:line="400" w:lineRule="exact"/>
        <w:ind w:firstLine="0" w:firstLineChars="0"/>
        <w:rPr>
          <w:rFonts w:eastAsiaTheme="minorEastAsia"/>
          <w:bCs/>
          <w:color w:val="444444"/>
          <w:sz w:val="22"/>
          <w:szCs w:val="22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PrChange w:id="1" w:author="HPY" w:date="2026-04-20T17:57:08Z">
          <w:tblPr>
            <w:tblStyle w:val="11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3091"/>
        <w:gridCol w:w="1750"/>
        <w:gridCol w:w="1548"/>
        <w:gridCol w:w="2130"/>
        <w:tblGridChange w:id="2">
          <w:tblGrid>
            <w:gridCol w:w="2129"/>
            <w:gridCol w:w="2130"/>
            <w:gridCol w:w="2130"/>
            <w:gridCol w:w="2130"/>
          </w:tblGrid>
        </w:tblGridChange>
      </w:tblGrid>
      <w:tr w14:paraId="4374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tcPrChange w:id="4" w:author="HPY" w:date="2026-04-20T17:57:08Z">
              <w:tcPr>
                <w:tcW w:w="2129" w:type="dxa"/>
              </w:tcPr>
            </w:tcPrChange>
          </w:tcPr>
          <w:p w14:paraId="13F8312D">
            <w:pPr>
              <w:widowControl w:val="0"/>
              <w:adjustRightInd w:val="0"/>
              <w:snapToGrid w:val="0"/>
              <w:spacing w:line="400" w:lineRule="exact"/>
              <w:jc w:val="both"/>
              <w:rPr>
                <w:rFonts w:hint="default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  <w:t>中心名称</w:t>
            </w:r>
          </w:p>
        </w:tc>
        <w:tc>
          <w:tcPr>
            <w:tcW w:w="1750" w:type="dxa"/>
            <w:tcPrChange w:id="5" w:author="HPY" w:date="2026-04-20T17:57:08Z">
              <w:tcPr>
                <w:tcW w:w="2130" w:type="dxa"/>
              </w:tcPr>
            </w:tcPrChange>
          </w:tcPr>
          <w:p w14:paraId="625DB891">
            <w:pPr>
              <w:widowControl w:val="0"/>
              <w:adjustRightInd w:val="0"/>
              <w:snapToGrid w:val="0"/>
              <w:spacing w:line="400" w:lineRule="exact"/>
              <w:jc w:val="both"/>
              <w:rPr>
                <w:rFonts w:hint="default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</w:pPr>
            <w:ins w:id="6" w:author="HPY" w:date="2026-04-20T17:57:03Z">
              <w:r>
                <w:rPr>
                  <w:rFonts w:hint="eastAsia" w:eastAsiaTheme="minorEastAsia"/>
                  <w:color w:val="444444"/>
                  <w:sz w:val="21"/>
                  <w:szCs w:val="21"/>
                  <w:vertAlign w:val="baseline"/>
                  <w:lang w:val="en-US" w:eastAsia="zh-CN"/>
                </w:rPr>
                <w:t>科室</w:t>
              </w:r>
            </w:ins>
          </w:p>
        </w:tc>
        <w:tc>
          <w:tcPr>
            <w:tcW w:w="1548" w:type="dxa"/>
            <w:tcPrChange w:id="7" w:author="HPY" w:date="2026-04-20T17:57:08Z">
              <w:tcPr>
                <w:tcW w:w="2130" w:type="dxa"/>
              </w:tcPr>
            </w:tcPrChange>
          </w:tcPr>
          <w:p w14:paraId="67EC2FF7">
            <w:pPr>
              <w:widowControl w:val="0"/>
              <w:adjustRightInd w:val="0"/>
              <w:snapToGrid w:val="0"/>
              <w:spacing w:line="400" w:lineRule="exact"/>
              <w:jc w:val="both"/>
              <w:rPr>
                <w:rFonts w:hint="default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  <w:t>联系人</w:t>
            </w:r>
          </w:p>
        </w:tc>
        <w:tc>
          <w:tcPr>
            <w:tcW w:w="2130" w:type="dxa"/>
            <w:tcPrChange w:id="8" w:author="HPY" w:date="2026-04-20T17:57:08Z">
              <w:tcPr>
                <w:tcW w:w="2130" w:type="dxa"/>
              </w:tcPr>
            </w:tcPrChange>
          </w:tcPr>
          <w:p w14:paraId="10087D33">
            <w:pPr>
              <w:widowControl w:val="0"/>
              <w:adjustRightInd w:val="0"/>
              <w:snapToGrid w:val="0"/>
              <w:spacing w:line="400" w:lineRule="exact"/>
              <w:jc w:val="both"/>
              <w:rPr>
                <w:rFonts w:hint="default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color w:val="444444"/>
                <w:sz w:val="21"/>
                <w:szCs w:val="21"/>
                <w:vertAlign w:val="baseline"/>
                <w:lang w:val="en-US" w:eastAsia="zh-CN"/>
              </w:rPr>
              <w:t>联系电话</w:t>
            </w:r>
          </w:p>
        </w:tc>
      </w:tr>
      <w:tr w14:paraId="26D8A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9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10" w:author="HPY" w:date="2026-04-20T17:57:08Z">
              <w:tcPr>
                <w:tcW w:w="2129" w:type="dxa"/>
                <w:vAlign w:val="center"/>
              </w:tcPr>
            </w:tcPrChange>
          </w:tcPr>
          <w:p w14:paraId="5B4CB415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2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1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3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安徽医科大学第二附属医院</w:t>
            </w:r>
          </w:p>
        </w:tc>
        <w:tc>
          <w:tcPr>
            <w:tcW w:w="1750" w:type="dxa"/>
            <w:vAlign w:val="center"/>
            <w:tcPrChange w:id="14" w:author="HPY" w:date="2026-04-20T17:57:08Z">
              <w:tcPr>
                <w:tcW w:w="2130" w:type="dxa"/>
                <w:vAlign w:val="center"/>
              </w:tcPr>
            </w:tcPrChange>
          </w:tcPr>
          <w:p w14:paraId="31ED257E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6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5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17" w:author="HPY" w:date="2026-04-20T18:03:14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18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内分泌</w:t>
              </w:r>
            </w:ins>
            <w:ins w:id="20" w:author="HPY" w:date="2026-04-20T18:03:17Z">
              <w:r>
                <w:rPr>
                  <w:rFonts w:hint="default" w:ascii="Times New Roman" w:hAnsi="Times New Roman" w:cs="Times New Roman" w:eastAsiaTheme="minorEastAsia"/>
                  <w:color w:val="444444"/>
                  <w:sz w:val="21"/>
                  <w:szCs w:val="21"/>
                  <w:lang w:val="en-US" w:eastAsia="zh-CN"/>
                  <w:rPrChange w:id="21" w:author="HPY" w:date="2026-04-20T18:04:22Z"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</w:rPrChange>
                </w:rPr>
                <w:t>科</w:t>
              </w:r>
            </w:ins>
          </w:p>
        </w:tc>
        <w:tc>
          <w:tcPr>
            <w:tcW w:w="1548" w:type="dxa"/>
            <w:vAlign w:val="center"/>
            <w:tcPrChange w:id="23" w:author="HPY" w:date="2026-04-20T17:57:08Z">
              <w:tcPr>
                <w:tcW w:w="2130" w:type="dxa"/>
                <w:vAlign w:val="center"/>
              </w:tcPr>
            </w:tcPrChange>
          </w:tcPr>
          <w:p w14:paraId="5320DB53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25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24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26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胡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27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tcPrChange w:id="28" w:author="HPY" w:date="2026-04-20T17:57:08Z">
              <w:tcPr>
                <w:tcW w:w="2130" w:type="dxa"/>
              </w:tcPr>
            </w:tcPrChange>
          </w:tcPr>
          <w:p w14:paraId="0377768D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30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29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31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15695652552</w:t>
            </w:r>
          </w:p>
        </w:tc>
      </w:tr>
      <w:tr w14:paraId="4DDD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33" w:author="HPY" w:date="2026-04-20T17:57:08Z">
              <w:tcPr>
                <w:tcW w:w="2129" w:type="dxa"/>
                <w:vAlign w:val="center"/>
              </w:tcPr>
            </w:tcPrChange>
          </w:tcPr>
          <w:p w14:paraId="135EE49A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35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34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36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南京市江宁医院</w:t>
            </w:r>
          </w:p>
        </w:tc>
        <w:tc>
          <w:tcPr>
            <w:tcW w:w="1750" w:type="dxa"/>
            <w:vAlign w:val="center"/>
            <w:tcPrChange w:id="37" w:author="HPY" w:date="2026-04-20T17:57:08Z">
              <w:tcPr>
                <w:tcW w:w="2130" w:type="dxa"/>
                <w:vAlign w:val="center"/>
              </w:tcPr>
            </w:tcPrChange>
          </w:tcPr>
          <w:p w14:paraId="29B16346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39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38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40" w:author="HPY" w:date="2026-04-20T18:03:21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41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内分泌</w:t>
              </w:r>
            </w:ins>
            <w:ins w:id="43" w:author="HPY" w:date="2026-04-20T18:03:21Z">
              <w:r>
                <w:rPr>
                  <w:rFonts w:hint="default" w:ascii="Times New Roman" w:hAnsi="Times New Roman" w:cs="Times New Roman" w:eastAsiaTheme="minorEastAsia"/>
                  <w:color w:val="444444"/>
                  <w:sz w:val="21"/>
                  <w:szCs w:val="21"/>
                  <w:lang w:val="en-US" w:eastAsia="zh-CN"/>
                  <w:rPrChange w:id="44" w:author="HPY" w:date="2026-04-20T18:04:22Z"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</w:rPrChange>
                </w:rPr>
                <w:t>科</w:t>
              </w:r>
            </w:ins>
          </w:p>
        </w:tc>
        <w:tc>
          <w:tcPr>
            <w:tcW w:w="1548" w:type="dxa"/>
            <w:vAlign w:val="center"/>
            <w:tcPrChange w:id="46" w:author="HPY" w:date="2026-04-20T17:57:08Z">
              <w:tcPr>
                <w:tcW w:w="2130" w:type="dxa"/>
                <w:vAlign w:val="center"/>
              </w:tcPr>
            </w:tcPrChange>
          </w:tcPr>
          <w:p w14:paraId="3C666925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48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47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49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赵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50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tcPrChange w:id="51" w:author="HPY" w:date="2026-04-20T17:57:08Z">
              <w:tcPr>
                <w:tcW w:w="2130" w:type="dxa"/>
              </w:tcPr>
            </w:tcPrChange>
          </w:tcPr>
          <w:p w14:paraId="24B8EB3E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53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52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54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13792218506</w:t>
            </w:r>
          </w:p>
        </w:tc>
      </w:tr>
      <w:tr w14:paraId="4886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5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tcPrChange w:id="56" w:author="HPY" w:date="2026-04-20T17:57:08Z">
              <w:tcPr>
                <w:tcW w:w="2129" w:type="dxa"/>
              </w:tcPr>
            </w:tcPrChange>
          </w:tcPr>
          <w:p w14:paraId="0CACEF2D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58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57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59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河北医科大学第一医院</w:t>
            </w:r>
          </w:p>
        </w:tc>
        <w:tc>
          <w:tcPr>
            <w:tcW w:w="1750" w:type="dxa"/>
            <w:vAlign w:val="center"/>
            <w:tcPrChange w:id="60" w:author="HPY" w:date="2026-04-20T17:57:08Z">
              <w:tcPr>
                <w:tcW w:w="2130" w:type="dxa"/>
                <w:vAlign w:val="center"/>
              </w:tcPr>
            </w:tcPrChange>
          </w:tcPr>
          <w:p w14:paraId="44B5F812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62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61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63" w:author="HPY" w:date="2026-04-20T18:03:21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64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内分泌</w:t>
              </w:r>
            </w:ins>
            <w:ins w:id="66" w:author="HPY" w:date="2026-04-20T18:03:21Z">
              <w:r>
                <w:rPr>
                  <w:rFonts w:hint="default" w:ascii="Times New Roman" w:hAnsi="Times New Roman" w:cs="Times New Roman" w:eastAsiaTheme="minorEastAsia"/>
                  <w:color w:val="444444"/>
                  <w:sz w:val="21"/>
                  <w:szCs w:val="21"/>
                  <w:lang w:val="en-US" w:eastAsia="zh-CN"/>
                  <w:rPrChange w:id="67" w:author="HPY" w:date="2026-04-20T18:04:22Z"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</w:rPrChange>
                </w:rPr>
                <w:t>科</w:t>
              </w:r>
            </w:ins>
          </w:p>
        </w:tc>
        <w:tc>
          <w:tcPr>
            <w:tcW w:w="1548" w:type="dxa"/>
            <w:vAlign w:val="center"/>
            <w:tcPrChange w:id="69" w:author="HPY" w:date="2026-04-20T17:57:08Z">
              <w:tcPr>
                <w:tcW w:w="2130" w:type="dxa"/>
                <w:vAlign w:val="center"/>
              </w:tcPr>
            </w:tcPrChange>
          </w:tcPr>
          <w:p w14:paraId="7B276F4B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71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70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72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贾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73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vAlign w:val="center"/>
            <w:tcPrChange w:id="74" w:author="HPY" w:date="2026-04-20T17:57:08Z">
              <w:tcPr>
                <w:tcW w:w="2130" w:type="dxa"/>
                <w:vAlign w:val="center"/>
              </w:tcPr>
            </w:tcPrChange>
          </w:tcPr>
          <w:p w14:paraId="00707B20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76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75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77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15932112506</w:t>
            </w:r>
          </w:p>
        </w:tc>
      </w:tr>
      <w:tr w14:paraId="2133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78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79" w:author="HPY" w:date="2026-04-20T17:57:08Z">
              <w:tcPr>
                <w:tcW w:w="2129" w:type="dxa"/>
                <w:vAlign w:val="center"/>
              </w:tcPr>
            </w:tcPrChange>
          </w:tcPr>
          <w:p w14:paraId="3BB3BBC1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81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80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82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浙江省人民医院</w:t>
            </w:r>
          </w:p>
        </w:tc>
        <w:tc>
          <w:tcPr>
            <w:tcW w:w="1750" w:type="dxa"/>
            <w:vAlign w:val="center"/>
            <w:tcPrChange w:id="83" w:author="HPY" w:date="2026-04-20T17:57:08Z">
              <w:tcPr>
                <w:tcW w:w="2130" w:type="dxa"/>
                <w:vAlign w:val="center"/>
              </w:tcPr>
            </w:tcPrChange>
          </w:tcPr>
          <w:p w14:paraId="08B19D31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85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84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86" w:author="HPY" w:date="2026-04-20T18:03:21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87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内分泌</w:t>
              </w:r>
            </w:ins>
            <w:ins w:id="89" w:author="HPY" w:date="2026-04-20T18:03:21Z">
              <w:r>
                <w:rPr>
                  <w:rFonts w:hint="default" w:ascii="Times New Roman" w:hAnsi="Times New Roman" w:cs="Times New Roman" w:eastAsiaTheme="minorEastAsia"/>
                  <w:color w:val="444444"/>
                  <w:sz w:val="21"/>
                  <w:szCs w:val="21"/>
                  <w:lang w:val="en-US" w:eastAsia="zh-CN"/>
                  <w:rPrChange w:id="90" w:author="HPY" w:date="2026-04-20T18:04:22Z"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</w:rPrChange>
                </w:rPr>
                <w:t>科</w:t>
              </w:r>
            </w:ins>
          </w:p>
        </w:tc>
        <w:tc>
          <w:tcPr>
            <w:tcW w:w="1548" w:type="dxa"/>
            <w:vAlign w:val="center"/>
            <w:tcPrChange w:id="92" w:author="HPY" w:date="2026-04-20T17:57:08Z">
              <w:tcPr>
                <w:tcW w:w="2130" w:type="dxa"/>
                <w:vAlign w:val="center"/>
              </w:tcPr>
            </w:tcPrChange>
          </w:tcPr>
          <w:p w14:paraId="19035399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94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93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95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占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96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tcPrChange w:id="97" w:author="HPY" w:date="2026-04-20T17:57:08Z">
              <w:tcPr>
                <w:tcW w:w="2130" w:type="dxa"/>
              </w:tcPr>
            </w:tcPrChange>
          </w:tcPr>
          <w:p w14:paraId="4614CEE5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99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98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00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15079474855</w:t>
            </w:r>
          </w:p>
        </w:tc>
      </w:tr>
      <w:tr w14:paraId="4C9E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1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102" w:author="HPY" w:date="2026-04-20T17:57:08Z">
              <w:tcPr>
                <w:tcW w:w="2129" w:type="dxa"/>
                <w:vAlign w:val="center"/>
              </w:tcPr>
            </w:tcPrChange>
          </w:tcPr>
          <w:p w14:paraId="551D5642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04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03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05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浙江大学医学院附属第二医院</w:t>
            </w:r>
          </w:p>
        </w:tc>
        <w:tc>
          <w:tcPr>
            <w:tcW w:w="1750" w:type="dxa"/>
            <w:vAlign w:val="center"/>
            <w:tcPrChange w:id="106" w:author="HPY" w:date="2026-04-20T17:57:08Z">
              <w:tcPr>
                <w:tcW w:w="2130" w:type="dxa"/>
                <w:vAlign w:val="center"/>
              </w:tcPr>
            </w:tcPrChange>
          </w:tcPr>
          <w:p w14:paraId="0B842C18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08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07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109" w:author="HPY" w:date="2026-04-20T18:03:05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110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消化内科</w:t>
              </w:r>
            </w:ins>
          </w:p>
        </w:tc>
        <w:tc>
          <w:tcPr>
            <w:tcW w:w="1548" w:type="dxa"/>
            <w:vAlign w:val="center"/>
            <w:tcPrChange w:id="112" w:author="HPY" w:date="2026-04-20T17:57:08Z">
              <w:tcPr>
                <w:tcW w:w="2130" w:type="dxa"/>
                <w:vAlign w:val="center"/>
              </w:tcPr>
            </w:tcPrChange>
          </w:tcPr>
          <w:p w14:paraId="21DD9CF4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14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13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15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周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16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vAlign w:val="center"/>
            <w:tcPrChange w:id="117" w:author="HPY" w:date="2026-04-20T17:57:08Z">
              <w:tcPr>
                <w:tcW w:w="2130" w:type="dxa"/>
                <w:vAlign w:val="center"/>
              </w:tcPr>
            </w:tcPrChange>
          </w:tcPr>
          <w:p w14:paraId="77A09557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19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18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20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15925604709</w:t>
            </w:r>
          </w:p>
        </w:tc>
      </w:tr>
      <w:tr w14:paraId="3D30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21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122" w:author="HPY" w:date="2026-04-20T17:57:08Z">
              <w:tcPr>
                <w:tcW w:w="2129" w:type="dxa"/>
                <w:vAlign w:val="center"/>
              </w:tcPr>
            </w:tcPrChange>
          </w:tcPr>
          <w:p w14:paraId="5A560ACF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24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23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25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广州医科大学附属第三医院</w:t>
            </w:r>
          </w:p>
        </w:tc>
        <w:tc>
          <w:tcPr>
            <w:tcW w:w="1750" w:type="dxa"/>
            <w:vAlign w:val="center"/>
            <w:tcPrChange w:id="126" w:author="HPY" w:date="2026-04-20T17:57:08Z">
              <w:tcPr>
                <w:tcW w:w="2130" w:type="dxa"/>
                <w:vAlign w:val="center"/>
              </w:tcPr>
            </w:tcPrChange>
          </w:tcPr>
          <w:p w14:paraId="6EC1BF5E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28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27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129" w:author="HPY" w:date="2026-04-20T18:14:33Z">
              <w:r>
                <w:rPr>
                  <w:rFonts w:hint="eastAsia" w:ascii="Times New Roman" w:hAnsi="Times New Roman" w:cs="Times New Roman" w:eastAsiaTheme="minorEastAsia"/>
                  <w:color w:val="444444"/>
                  <w:kern w:val="0"/>
                  <w:sz w:val="21"/>
                  <w:szCs w:val="21"/>
                  <w:lang w:val="en-US" w:eastAsia="zh-CN" w:bidi="ar"/>
                </w:rPr>
                <w:t>感染科</w:t>
              </w:r>
            </w:ins>
            <w:bookmarkStart w:id="0" w:name="_GoBack"/>
            <w:bookmarkEnd w:id="0"/>
          </w:p>
        </w:tc>
        <w:tc>
          <w:tcPr>
            <w:tcW w:w="1548" w:type="dxa"/>
            <w:vAlign w:val="center"/>
            <w:tcPrChange w:id="130" w:author="HPY" w:date="2026-04-20T17:57:08Z">
              <w:tcPr>
                <w:tcW w:w="2130" w:type="dxa"/>
                <w:vAlign w:val="center"/>
              </w:tcPr>
            </w:tcPrChange>
          </w:tcPr>
          <w:p w14:paraId="6A902311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32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31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33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韩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34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tcPrChange w:id="135" w:author="HPY" w:date="2026-04-20T17:57:08Z">
              <w:tcPr>
                <w:tcW w:w="2130" w:type="dxa"/>
              </w:tcPr>
            </w:tcPrChange>
          </w:tcPr>
          <w:p w14:paraId="44C8C752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37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36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38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13007280353</w:t>
            </w:r>
          </w:p>
        </w:tc>
      </w:tr>
      <w:tr w14:paraId="7447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39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140" w:author="HPY" w:date="2026-04-20T17:57:08Z">
              <w:tcPr>
                <w:tcW w:w="2129" w:type="dxa"/>
                <w:vAlign w:val="center"/>
              </w:tcPr>
            </w:tcPrChange>
          </w:tcPr>
          <w:p w14:paraId="01D09E01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42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41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43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宁波大学附属第一医院</w:t>
            </w:r>
          </w:p>
        </w:tc>
        <w:tc>
          <w:tcPr>
            <w:tcW w:w="1750" w:type="dxa"/>
            <w:vAlign w:val="center"/>
            <w:tcPrChange w:id="144" w:author="HPY" w:date="2026-04-20T17:57:08Z">
              <w:tcPr>
                <w:tcW w:w="2130" w:type="dxa"/>
                <w:vAlign w:val="center"/>
              </w:tcPr>
            </w:tcPrChange>
          </w:tcPr>
          <w:p w14:paraId="18B9A060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46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45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147" w:author="HPY" w:date="2026-04-20T18:03:23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148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内分泌</w:t>
              </w:r>
            </w:ins>
            <w:ins w:id="150" w:author="HPY" w:date="2026-04-20T18:03:23Z">
              <w:r>
                <w:rPr>
                  <w:rFonts w:hint="default" w:ascii="Times New Roman" w:hAnsi="Times New Roman" w:cs="Times New Roman" w:eastAsiaTheme="minorEastAsia"/>
                  <w:color w:val="444444"/>
                  <w:sz w:val="21"/>
                  <w:szCs w:val="21"/>
                  <w:lang w:val="en-US" w:eastAsia="zh-CN"/>
                  <w:rPrChange w:id="151" w:author="HPY" w:date="2026-04-20T18:04:22Z"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</w:rPrChange>
                </w:rPr>
                <w:t>科</w:t>
              </w:r>
            </w:ins>
          </w:p>
        </w:tc>
        <w:tc>
          <w:tcPr>
            <w:tcW w:w="1548" w:type="dxa"/>
            <w:vAlign w:val="center"/>
            <w:tcPrChange w:id="153" w:author="HPY" w:date="2026-04-20T17:57:08Z">
              <w:tcPr>
                <w:tcW w:w="2130" w:type="dxa"/>
                <w:vAlign w:val="center"/>
              </w:tcPr>
            </w:tcPrChange>
          </w:tcPr>
          <w:p w14:paraId="52BD4241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55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54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56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王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57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vAlign w:val="center"/>
            <w:tcPrChange w:id="158" w:author="HPY" w:date="2026-04-20T17:57:08Z">
              <w:tcPr>
                <w:tcW w:w="2130" w:type="dxa"/>
                <w:vAlign w:val="center"/>
              </w:tcPr>
            </w:tcPrChange>
          </w:tcPr>
          <w:p w14:paraId="4A8F5201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60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59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61" w:author="HPY" w:date="2026-04-20T18:04:22Z">
                  <w:rPr>
                    <w:rFonts w:hint="eastAsia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18456010616</w:t>
            </w:r>
          </w:p>
        </w:tc>
      </w:tr>
      <w:tr w14:paraId="418F6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62" w:author="HPY" w:date="2026-04-20T17:5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3091" w:type="dxa"/>
            <w:vAlign w:val="center"/>
            <w:tcPrChange w:id="163" w:author="HPY" w:date="2026-04-20T17:57:08Z">
              <w:tcPr>
                <w:tcW w:w="2129" w:type="dxa"/>
                <w:vAlign w:val="center"/>
              </w:tcPr>
            </w:tcPrChange>
          </w:tcPr>
          <w:p w14:paraId="0F7ECFCB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65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64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66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温州医科大学附属第一医院</w:t>
            </w:r>
          </w:p>
        </w:tc>
        <w:tc>
          <w:tcPr>
            <w:tcW w:w="1750" w:type="dxa"/>
            <w:vAlign w:val="center"/>
            <w:tcPrChange w:id="167" w:author="HPY" w:date="2026-04-20T17:57:08Z">
              <w:tcPr>
                <w:tcW w:w="2130" w:type="dxa"/>
                <w:vAlign w:val="center"/>
              </w:tcPr>
            </w:tcPrChange>
          </w:tcPr>
          <w:p w14:paraId="706D3FDC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69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68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ins w:id="170" w:author="HPY" w:date="2026-04-20T18:03:23Z">
              <w:r>
                <w:rPr>
                  <w:rFonts w:ascii="Times New Roman" w:hAnsi="Times New Roman" w:cs="Times New Roman" w:eastAsiaTheme="minorEastAsia"/>
                  <w:color w:val="444444"/>
                  <w:sz w:val="21"/>
                  <w:szCs w:val="21"/>
                  <w:rPrChange w:id="171" w:author="HPY" w:date="2026-04-20T18:04:22Z">
                    <w:rPr>
                      <w:rFonts w:ascii="宋体" w:hAnsi="宋体" w:eastAsia="宋体" w:cs="宋体"/>
                      <w:sz w:val="24"/>
                      <w:szCs w:val="24"/>
                    </w:rPr>
                  </w:rPrChange>
                </w:rPr>
                <w:t>内分泌</w:t>
              </w:r>
            </w:ins>
            <w:ins w:id="173" w:author="HPY" w:date="2026-04-20T18:03:23Z">
              <w:r>
                <w:rPr>
                  <w:rFonts w:hint="default" w:ascii="Times New Roman" w:hAnsi="Times New Roman" w:cs="Times New Roman" w:eastAsiaTheme="minorEastAsia"/>
                  <w:color w:val="444444"/>
                  <w:sz w:val="21"/>
                  <w:szCs w:val="21"/>
                  <w:lang w:val="en-US" w:eastAsia="zh-CN"/>
                  <w:rPrChange w:id="174" w:author="HPY" w:date="2026-04-20T18:04:22Z"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</w:rPrChange>
                </w:rPr>
                <w:t>科</w:t>
              </w:r>
            </w:ins>
          </w:p>
        </w:tc>
        <w:tc>
          <w:tcPr>
            <w:tcW w:w="1548" w:type="dxa"/>
            <w:vAlign w:val="center"/>
            <w:tcPrChange w:id="176" w:author="HPY" w:date="2026-04-20T17:57:08Z">
              <w:tcPr>
                <w:tcW w:w="2130" w:type="dxa"/>
                <w:vAlign w:val="center"/>
              </w:tcPr>
            </w:tcPrChange>
          </w:tcPr>
          <w:p w14:paraId="04F63D14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78" w:author="HPY" w:date="2026-04-20T18:04:22Z">
                  <w:rPr>
                    <w:rFonts w:hint="default"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77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79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张</w:t>
            </w:r>
            <w:r>
              <w:rPr>
                <w:rFonts w:hint="default"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80" w:author="HPY" w:date="2026-04-20T18:04:22Z">
                  <w:rPr>
                    <w:rFonts w:hint="eastAsia" w:ascii="宋体" w:hAnsi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老师</w:t>
            </w:r>
          </w:p>
        </w:tc>
        <w:tc>
          <w:tcPr>
            <w:tcW w:w="2130" w:type="dxa"/>
            <w:tcPrChange w:id="181" w:author="HPY" w:date="2026-04-20T17:57:08Z">
              <w:tcPr>
                <w:tcW w:w="2130" w:type="dxa"/>
              </w:tcPr>
            </w:tcPrChange>
          </w:tcPr>
          <w:p w14:paraId="4AEBA01F">
            <w:pPr>
              <w:keepNext w:val="0"/>
              <w:keepLines w:val="0"/>
              <w:widowControl w:val="0"/>
              <w:suppressLineNumbers w:val="0"/>
              <w:wordWrap/>
              <w:adjustRightInd w:val="0"/>
              <w:snapToGrid w:val="0"/>
              <w:spacing w:line="400" w:lineRule="exact"/>
              <w:jc w:val="both"/>
              <w:textAlignment w:val="auto"/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83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pPrChange w:id="182" w:author="HPY" w:date="2026-04-20T18:04:22Z">
                <w:pPr>
                  <w:keepNext w:val="0"/>
                  <w:keepLines w:val="0"/>
                  <w:widowControl/>
                  <w:suppressLineNumbers w:val="0"/>
                  <w:wordWrap/>
                  <w:spacing w:line="240" w:lineRule="auto"/>
                  <w:jc w:val="left"/>
                  <w:textAlignment w:val="center"/>
                </w:pPr>
              </w:pPrChange>
            </w:pPr>
            <w:r>
              <w:rPr>
                <w:rFonts w:ascii="Times New Roman" w:hAnsi="Times New Roman" w:cs="Times New Roman" w:eastAsiaTheme="minorEastAsia"/>
                <w:color w:val="444444"/>
                <w:kern w:val="0"/>
                <w:sz w:val="21"/>
                <w:szCs w:val="21"/>
                <w:lang w:val="en-US" w:eastAsia="zh-CN" w:bidi="ar"/>
                <w:rPrChange w:id="184" w:author="HPY" w:date="2026-04-20T18:04:22Z">
                  <w:rPr>
                    <w:rFonts w:ascii="宋体" w:hAnsi="宋体" w:eastAsia="宋体" w:cs="宋体"/>
                    <w:color w:val="000000"/>
                    <w:kern w:val="0"/>
                    <w:sz w:val="20"/>
                    <w:szCs w:val="20"/>
                    <w:lang w:val="en-US" w:eastAsia="zh-CN" w:bidi="ar"/>
                  </w:rPr>
                </w:rPrChange>
              </w:rPr>
              <w:t>19101519414</w:t>
            </w:r>
          </w:p>
        </w:tc>
      </w:tr>
    </w:tbl>
    <w:p w14:paraId="1F599939">
      <w:pPr>
        <w:widowControl w:val="0"/>
        <w:adjustRightInd w:val="0"/>
        <w:snapToGrid w:val="0"/>
        <w:spacing w:line="400" w:lineRule="exact"/>
        <w:jc w:val="both"/>
        <w:rPr>
          <w:del w:id="186" w:author="HPY" w:date="2026-04-20T18:04:30Z"/>
          <w:rFonts w:eastAsiaTheme="minorEastAsia"/>
          <w:color w:val="444444"/>
          <w:sz w:val="21"/>
          <w:szCs w:val="21"/>
          <w:rPrChange w:id="187" w:author="HPY" w:date="2026-04-20T18:04:22Z">
            <w:rPr>
              <w:del w:id="188" w:author="HPY" w:date="2026-04-20T18:04:30Z"/>
              <w:rFonts w:eastAsiaTheme="minorEastAsia"/>
              <w:color w:val="444444"/>
              <w:sz w:val="21"/>
              <w:szCs w:val="21"/>
            </w:rPr>
          </w:rPrChange>
        </w:rPr>
        <w:pPrChange w:id="185" w:author="HPY" w:date="2026-04-20T18:04:22Z">
          <w:pPr>
            <w:adjustRightInd w:val="0"/>
            <w:snapToGrid w:val="0"/>
            <w:spacing w:line="400" w:lineRule="exact"/>
          </w:pPr>
        </w:pPrChange>
      </w:pPr>
    </w:p>
    <w:p w14:paraId="72405426"/>
    <w:p w14:paraId="681EE80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5078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4525010" cy="29845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452501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71113F">
                          <w:pPr>
                            <w:rPr>
                              <w:rFonts w:hint="eastAsia" w:ascii="汉仪雅酷黑 75W" w:hAnsi="汉仪雅酷黑 75W" w:eastAsia="汉仪雅酷黑 75W" w:cs="汉仪雅酷黑 75W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sz w:val="22"/>
                              <w:szCs w:val="28"/>
                            </w:rPr>
                            <w:t>本招募广告用于海报张贴、微信或其他媒体形式发布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90pt;margin-top:769.9pt;height:23.5pt;width:356.3pt;mso-position-horizontal-relative:page;mso-position-vertical-relative:page;z-index:251660288;mso-width-relative:page;mso-height-relative:page;" filled="f" stroked="f" coordsize="21600,21600" o:gfxdata="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fKyttYAAAAEAQAADwAAAAAAAAABACAAAAAi&#10;AAAAZHJzL2Rvd25yZXYueG1sUEsBAhQAFAAAAAgAh07iQEGDCJBFAgAAcgQAAA4AAAAAAAAAAQAg&#10;AAAAJQEAAGRycy9lMm9Eb2MueG1sUEsFBgAAAAAGAAYAWQEAANw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D71113F">
                    <w:pPr>
                      <w:rPr>
                        <w:rFonts w:hint="eastAsia" w:ascii="汉仪雅酷黑 75W" w:hAnsi="汉仪雅酷黑 75W" w:eastAsia="汉仪雅酷黑 75W" w:cs="汉仪雅酷黑 75W"/>
                        <w:sz w:val="22"/>
                        <w:szCs w:val="28"/>
                      </w:rPr>
                    </w:pPr>
                    <w:r>
                      <w:rPr>
                        <w:rFonts w:hint="eastAsia" w:ascii="汉仪雅酷黑 75W" w:hAnsi="汉仪雅酷黑 75W" w:eastAsia="汉仪雅酷黑 75W" w:cs="汉仪雅酷黑 75W"/>
                        <w:sz w:val="22"/>
                        <w:szCs w:val="28"/>
                      </w:rPr>
                      <w:t>本招募广告用于海报张贴、微信或其他媒体形式发布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6350" r="1905" b="762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90pt;margin-top:770.4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PkQzDPAAAAAgEAAA8A&#10;AAAAAAAAAQAgAAAAIgAAAGRycy9kb3ducmV2LnhtbFBLAQIUABQAAAAIAIdO4kC6Kka+5wEAAKcD&#10;AAAOAAAAAAAAAAEAIAAAAB4BAABkcnMvZTJvRG9jLnhtbFBLBQYAAAAABgAGAFkBAAB3BQAAAAA=&#10;">
              <v:fill on="f" focussize="0,0"/>
              <v:stroke weight="1pt" color="#000000 [3213]" joinstyle="round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8AA2D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1710A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ED8FD">
    <w:pPr>
      <w:pStyle w:val="7"/>
      <w:spacing w:after="120"/>
      <w:jc w:val="left"/>
      <w:rPr>
        <w:rFonts w:hint="eastAsia" w:asciiTheme="majorEastAsia" w:hAnsiTheme="majorEastAsia" w:eastAsiaTheme="majorEastAsia"/>
        <w:b/>
        <w:bCs/>
      </w:rPr>
    </w:pPr>
    <w:r>
      <w:rPr>
        <w:rFonts w:hint="eastAsia"/>
      </w:rPr>
      <w:t>研究方案编号：</w:t>
    </w:r>
    <w:r>
      <w:rPr>
        <w:rFonts w:hint="eastAsia"/>
        <w:szCs w:val="24"/>
      </w:rPr>
      <w:t>CS060380-MASH-CN-II-03</w:t>
    </w:r>
    <w:r>
      <w:rPr>
        <w:rFonts w:hint="eastAsia"/>
      </w:rPr>
      <w:tab/>
    </w:r>
    <w:r>
      <w:rPr>
        <w:rFonts w:hint="eastAsia"/>
        <w:lang w:val="en-US" w:eastAsia="zh-CN"/>
      </w:rPr>
      <w:t xml:space="preserve">        </w:t>
    </w:r>
    <w:r>
      <w:rPr>
        <w:rFonts w:hint="eastAsia"/>
      </w:rPr>
      <w:t>版本号：V1.0</w:t>
    </w:r>
    <w:r>
      <w:rPr>
        <w:rFonts w:hint="eastAsia"/>
        <w:lang w:val="en-US" w:eastAsia="zh-CN"/>
      </w:rPr>
      <w:t xml:space="preserve">        </w:t>
    </w:r>
    <w:r>
      <w:rPr>
        <w:rFonts w:hint="eastAsia"/>
      </w:rPr>
      <w:t>版本日期：202</w:t>
    </w:r>
    <w:r>
      <w:rPr>
        <w:rFonts w:hint="eastAsia"/>
        <w:lang w:val="en-US" w:eastAsia="zh-CN"/>
      </w:rPr>
      <w:t>6</w:t>
    </w:r>
    <w:r>
      <w:rPr>
        <w:rFonts w:hint="eastAsia"/>
      </w:rPr>
      <w:t>年</w:t>
    </w:r>
    <w:r>
      <w:rPr>
        <w:rFonts w:hint="eastAsia"/>
        <w:lang w:val="en-US" w:eastAsia="zh-CN"/>
      </w:rPr>
      <w:t>01</w:t>
    </w:r>
    <w:r>
      <w:rPr>
        <w:rFonts w:hint="eastAsia"/>
      </w:rPr>
      <w:t>月</w:t>
    </w:r>
    <w:r>
      <w:rPr>
        <w:rFonts w:hint="eastAsia"/>
        <w:lang w:val="en-US" w:eastAsia="zh-CN"/>
      </w:rPr>
      <w:t>20</w:t>
    </w:r>
    <w:r>
      <w:rPr>
        <w:rFonts w:hint="eastAsia"/>
      </w:rPr>
      <w:t>日</w:t>
    </w:r>
    <w:r>
      <w:rPr>
        <w:rFonts w:asciiTheme="majorEastAsia" w:hAnsiTheme="majorEastAsia" w:eastAsiaTheme="majorEastAsia"/>
        <w:b/>
        <w:bCs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A55E7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9B19E">
    <w:pPr>
      <w:pStyle w:val="7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PY">
    <w15:presenceInfo w15:providerId="WPS Office" w15:userId="3363739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k0ODA4NWE3OGI3NzMxMWNkODM4ZGUxYzEwMTBiNTMifQ=="/>
  </w:docVars>
  <w:rsids>
    <w:rsidRoot w:val="001D0E14"/>
    <w:rsid w:val="00002DFB"/>
    <w:rsid w:val="00006DED"/>
    <w:rsid w:val="0001092A"/>
    <w:rsid w:val="00021E53"/>
    <w:rsid w:val="00053A87"/>
    <w:rsid w:val="00075C44"/>
    <w:rsid w:val="000C0409"/>
    <w:rsid w:val="000C71CB"/>
    <w:rsid w:val="000C7CF1"/>
    <w:rsid w:val="00114518"/>
    <w:rsid w:val="001B26F9"/>
    <w:rsid w:val="001B5A7A"/>
    <w:rsid w:val="001C1007"/>
    <w:rsid w:val="001D0E14"/>
    <w:rsid w:val="001D4A25"/>
    <w:rsid w:val="001E538E"/>
    <w:rsid w:val="001E7B4D"/>
    <w:rsid w:val="00232C49"/>
    <w:rsid w:val="002344D5"/>
    <w:rsid w:val="00236BC7"/>
    <w:rsid w:val="002405CA"/>
    <w:rsid w:val="0027168D"/>
    <w:rsid w:val="002904CA"/>
    <w:rsid w:val="002B7D38"/>
    <w:rsid w:val="002C57C1"/>
    <w:rsid w:val="002D012C"/>
    <w:rsid w:val="002E39BA"/>
    <w:rsid w:val="002F696C"/>
    <w:rsid w:val="003157FA"/>
    <w:rsid w:val="0032693E"/>
    <w:rsid w:val="00360CA3"/>
    <w:rsid w:val="00387E72"/>
    <w:rsid w:val="003A68A9"/>
    <w:rsid w:val="003B1D86"/>
    <w:rsid w:val="003B7640"/>
    <w:rsid w:val="003E3006"/>
    <w:rsid w:val="003E5878"/>
    <w:rsid w:val="003F26A1"/>
    <w:rsid w:val="003F657C"/>
    <w:rsid w:val="004109A5"/>
    <w:rsid w:val="00411DBF"/>
    <w:rsid w:val="00423A10"/>
    <w:rsid w:val="00433AA2"/>
    <w:rsid w:val="00460CEA"/>
    <w:rsid w:val="00461570"/>
    <w:rsid w:val="00480C09"/>
    <w:rsid w:val="00482801"/>
    <w:rsid w:val="004A31BE"/>
    <w:rsid w:val="004A355F"/>
    <w:rsid w:val="004E0BE7"/>
    <w:rsid w:val="004E4EDE"/>
    <w:rsid w:val="00515D4E"/>
    <w:rsid w:val="00530E73"/>
    <w:rsid w:val="00540E1E"/>
    <w:rsid w:val="00541D7C"/>
    <w:rsid w:val="005461F6"/>
    <w:rsid w:val="005705EC"/>
    <w:rsid w:val="005736AF"/>
    <w:rsid w:val="00575211"/>
    <w:rsid w:val="00577469"/>
    <w:rsid w:val="00595DD0"/>
    <w:rsid w:val="005C3BAC"/>
    <w:rsid w:val="005D25F3"/>
    <w:rsid w:val="005D3E2A"/>
    <w:rsid w:val="005D7535"/>
    <w:rsid w:val="00604185"/>
    <w:rsid w:val="00612FE6"/>
    <w:rsid w:val="00615629"/>
    <w:rsid w:val="006375F1"/>
    <w:rsid w:val="00654B85"/>
    <w:rsid w:val="00662119"/>
    <w:rsid w:val="00673F26"/>
    <w:rsid w:val="00684B3D"/>
    <w:rsid w:val="006B419A"/>
    <w:rsid w:val="006C7F89"/>
    <w:rsid w:val="006D0028"/>
    <w:rsid w:val="006D0667"/>
    <w:rsid w:val="006E2FA1"/>
    <w:rsid w:val="006E513B"/>
    <w:rsid w:val="006E6524"/>
    <w:rsid w:val="007255B6"/>
    <w:rsid w:val="00745370"/>
    <w:rsid w:val="007500D7"/>
    <w:rsid w:val="00753F98"/>
    <w:rsid w:val="00763251"/>
    <w:rsid w:val="0079259A"/>
    <w:rsid w:val="007A7436"/>
    <w:rsid w:val="007B798C"/>
    <w:rsid w:val="007C0F41"/>
    <w:rsid w:val="007C6CFB"/>
    <w:rsid w:val="007D5703"/>
    <w:rsid w:val="007E4D65"/>
    <w:rsid w:val="007F408E"/>
    <w:rsid w:val="00820276"/>
    <w:rsid w:val="00822978"/>
    <w:rsid w:val="008327DA"/>
    <w:rsid w:val="0085124E"/>
    <w:rsid w:val="00867F08"/>
    <w:rsid w:val="00886037"/>
    <w:rsid w:val="008865D1"/>
    <w:rsid w:val="008A0F80"/>
    <w:rsid w:val="008B07A3"/>
    <w:rsid w:val="008B238A"/>
    <w:rsid w:val="008B25CE"/>
    <w:rsid w:val="008B5CE7"/>
    <w:rsid w:val="008D7E5A"/>
    <w:rsid w:val="008F11E1"/>
    <w:rsid w:val="0091762E"/>
    <w:rsid w:val="009238C2"/>
    <w:rsid w:val="00924F6F"/>
    <w:rsid w:val="00941F21"/>
    <w:rsid w:val="009847C3"/>
    <w:rsid w:val="009857EC"/>
    <w:rsid w:val="00991D07"/>
    <w:rsid w:val="00992815"/>
    <w:rsid w:val="00996EEE"/>
    <w:rsid w:val="009A50A7"/>
    <w:rsid w:val="009B5A64"/>
    <w:rsid w:val="009D66F1"/>
    <w:rsid w:val="009E039B"/>
    <w:rsid w:val="009E6ED9"/>
    <w:rsid w:val="00A0442E"/>
    <w:rsid w:val="00A04533"/>
    <w:rsid w:val="00A126D5"/>
    <w:rsid w:val="00A23647"/>
    <w:rsid w:val="00A4252A"/>
    <w:rsid w:val="00A47070"/>
    <w:rsid w:val="00A873DE"/>
    <w:rsid w:val="00AC1D6E"/>
    <w:rsid w:val="00B20204"/>
    <w:rsid w:val="00B24C7E"/>
    <w:rsid w:val="00B251E3"/>
    <w:rsid w:val="00B339B4"/>
    <w:rsid w:val="00B364C7"/>
    <w:rsid w:val="00B41AD2"/>
    <w:rsid w:val="00B57E4F"/>
    <w:rsid w:val="00B610D8"/>
    <w:rsid w:val="00B62A89"/>
    <w:rsid w:val="00B83C25"/>
    <w:rsid w:val="00BB0882"/>
    <w:rsid w:val="00BB14F4"/>
    <w:rsid w:val="00BB6750"/>
    <w:rsid w:val="00BC7C83"/>
    <w:rsid w:val="00BE252E"/>
    <w:rsid w:val="00C461EA"/>
    <w:rsid w:val="00C7791C"/>
    <w:rsid w:val="00CB4B1D"/>
    <w:rsid w:val="00CC2213"/>
    <w:rsid w:val="00CC4790"/>
    <w:rsid w:val="00CC5A64"/>
    <w:rsid w:val="00CE137E"/>
    <w:rsid w:val="00CE5578"/>
    <w:rsid w:val="00CF5642"/>
    <w:rsid w:val="00D029D7"/>
    <w:rsid w:val="00D05E65"/>
    <w:rsid w:val="00D6390D"/>
    <w:rsid w:val="00D82D28"/>
    <w:rsid w:val="00D878FE"/>
    <w:rsid w:val="00D962BF"/>
    <w:rsid w:val="00DC39EC"/>
    <w:rsid w:val="00DD2730"/>
    <w:rsid w:val="00DE35FC"/>
    <w:rsid w:val="00DE552F"/>
    <w:rsid w:val="00DF0F19"/>
    <w:rsid w:val="00DF2635"/>
    <w:rsid w:val="00DF36E1"/>
    <w:rsid w:val="00E0612B"/>
    <w:rsid w:val="00E21FE1"/>
    <w:rsid w:val="00E22282"/>
    <w:rsid w:val="00E742D4"/>
    <w:rsid w:val="00E77161"/>
    <w:rsid w:val="00E940E3"/>
    <w:rsid w:val="00EC1085"/>
    <w:rsid w:val="00EC26A9"/>
    <w:rsid w:val="00EC4192"/>
    <w:rsid w:val="00F06242"/>
    <w:rsid w:val="00F15617"/>
    <w:rsid w:val="00F276A4"/>
    <w:rsid w:val="00F342E0"/>
    <w:rsid w:val="00F42DE1"/>
    <w:rsid w:val="00F42EC3"/>
    <w:rsid w:val="00F51095"/>
    <w:rsid w:val="00F61959"/>
    <w:rsid w:val="00F622DB"/>
    <w:rsid w:val="00F707C9"/>
    <w:rsid w:val="00F71D1F"/>
    <w:rsid w:val="00FB215B"/>
    <w:rsid w:val="00FC1447"/>
    <w:rsid w:val="00FD2571"/>
    <w:rsid w:val="00FD79ED"/>
    <w:rsid w:val="02E91097"/>
    <w:rsid w:val="03085116"/>
    <w:rsid w:val="04843AC6"/>
    <w:rsid w:val="04C16991"/>
    <w:rsid w:val="05E26CFD"/>
    <w:rsid w:val="08C030DE"/>
    <w:rsid w:val="0CB63E58"/>
    <w:rsid w:val="0EE25B30"/>
    <w:rsid w:val="123D6042"/>
    <w:rsid w:val="159B61F1"/>
    <w:rsid w:val="16213555"/>
    <w:rsid w:val="18671C76"/>
    <w:rsid w:val="1A124996"/>
    <w:rsid w:val="1AE678B7"/>
    <w:rsid w:val="1B1A33C4"/>
    <w:rsid w:val="20784FC3"/>
    <w:rsid w:val="22552F34"/>
    <w:rsid w:val="23BD7877"/>
    <w:rsid w:val="2DB31B82"/>
    <w:rsid w:val="2EF823D4"/>
    <w:rsid w:val="31CF685F"/>
    <w:rsid w:val="3A6051C1"/>
    <w:rsid w:val="3AC6134B"/>
    <w:rsid w:val="3BED5003"/>
    <w:rsid w:val="3F540CF9"/>
    <w:rsid w:val="44805A31"/>
    <w:rsid w:val="44A65D30"/>
    <w:rsid w:val="45D556A0"/>
    <w:rsid w:val="46E019AE"/>
    <w:rsid w:val="4901159C"/>
    <w:rsid w:val="4B577B99"/>
    <w:rsid w:val="4B870EA9"/>
    <w:rsid w:val="4E111547"/>
    <w:rsid w:val="52164058"/>
    <w:rsid w:val="53CC61D4"/>
    <w:rsid w:val="53F91EF1"/>
    <w:rsid w:val="54F7645F"/>
    <w:rsid w:val="56435675"/>
    <w:rsid w:val="56610B0E"/>
    <w:rsid w:val="573945F7"/>
    <w:rsid w:val="5A7E21CE"/>
    <w:rsid w:val="5DD93BB0"/>
    <w:rsid w:val="60C82547"/>
    <w:rsid w:val="6168402B"/>
    <w:rsid w:val="62C07765"/>
    <w:rsid w:val="63FB3231"/>
    <w:rsid w:val="678C122B"/>
    <w:rsid w:val="6832586A"/>
    <w:rsid w:val="68601815"/>
    <w:rsid w:val="6A927F86"/>
    <w:rsid w:val="726D76D3"/>
    <w:rsid w:val="76E35B81"/>
    <w:rsid w:val="76EE58B6"/>
    <w:rsid w:val="79826DA4"/>
    <w:rsid w:val="7B8F747B"/>
    <w:rsid w:val="7BF225C1"/>
    <w:rsid w:val="7C8E58FD"/>
    <w:rsid w:val="7CFA4897"/>
    <w:rsid w:val="7D1172F8"/>
    <w:rsid w:val="7D3D71CE"/>
    <w:rsid w:val="7E484F9C"/>
    <w:rsid w:val="7E6A302A"/>
    <w:rsid w:val="7EE24E1D"/>
    <w:rsid w:val="7FBD5A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6"/>
    <w:unhideWhenUsed/>
    <w:qFormat/>
    <w:uiPriority w:val="99"/>
  </w:style>
  <w:style w:type="paragraph" w:styleId="4">
    <w:name w:val="Body Text"/>
    <w:basedOn w:val="1"/>
    <w:qFormat/>
    <w:uiPriority w:val="1"/>
    <w:rPr>
      <w:szCs w:val="21"/>
    </w:r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9">
    <w:name w:val="annotation subject"/>
    <w:basedOn w:val="3"/>
    <w:next w:val="3"/>
    <w:link w:val="27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6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2"/>
    <w:link w:val="5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21">
    <w:name w:val="Text Char1"/>
    <w:link w:val="22"/>
    <w:qFormat/>
    <w:locked/>
    <w:uiPriority w:val="0"/>
    <w:rPr>
      <w:rFonts w:ascii="Times New Roman" w:hAnsi="Times New Roman"/>
      <w:sz w:val="24"/>
    </w:rPr>
  </w:style>
  <w:style w:type="paragraph" w:customStyle="1" w:styleId="22">
    <w:name w:val="Text"/>
    <w:basedOn w:val="1"/>
    <w:link w:val="21"/>
    <w:qFormat/>
    <w:uiPriority w:val="0"/>
    <w:pPr>
      <w:keepLines/>
      <w:spacing w:before="120"/>
      <w:jc w:val="both"/>
    </w:pPr>
    <w:rPr>
      <w:rFonts w:eastAsiaTheme="minorEastAsia" w:cstheme="minorBidi"/>
      <w:kern w:val="2"/>
      <w:szCs w:val="22"/>
    </w:rPr>
  </w:style>
  <w:style w:type="character" w:customStyle="1" w:styleId="23">
    <w:name w:val="标题 1 字符"/>
    <w:basedOn w:val="12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4">
    <w:name w:val="fn_blue"/>
    <w:basedOn w:val="12"/>
    <w:qFormat/>
    <w:uiPriority w:val="0"/>
  </w:style>
  <w:style w:type="paragraph" w:customStyle="1" w:styleId="25">
    <w:name w:val="修订1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26">
    <w:name w:val="批注文字 字符"/>
    <w:basedOn w:val="12"/>
    <w:link w:val="3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7">
    <w:name w:val="批注主题 字符"/>
    <w:basedOn w:val="26"/>
    <w:link w:val="9"/>
    <w:semiHidden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28">
    <w:name w:val="修订2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29">
    <w:name w:val="修订3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0">
    <w:name w:val="修订4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AstraZeneca</Company>
  <Pages>2</Pages>
  <Words>500</Words>
  <Characters>628</Characters>
  <Lines>3</Lines>
  <Paragraphs>1</Paragraphs>
  <TotalTime>16</TotalTime>
  <ScaleCrop>false</ScaleCrop>
  <LinksUpToDate>false</LinksUpToDate>
  <CharactersWithSpaces>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2024-05-16T05:46:00Z</dcterms:created>
  <dc:creator>Lu Weixing</dc:creator>
  <cp:lastModifiedBy>HPY</cp:lastModifiedBy>
  <dcterms:modified xsi:type="dcterms:W3CDTF">2026-04-20T10:14:35Z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7460E26A028F4608B62E4519D8E41367_13</vt:lpwstr>
  </property>
  <property fmtid="{D5CDD505-2E9C-101B-9397-08002B2CF9AE}" pid="4" name="KSOTemplateDocerSaveRecord">
    <vt:lpwstr>eyJoZGlkIjoiYjMxZTExMTUyODgwMWE3NjhmZGZmMGM0MzQxMjA1NDEiLCJ1c2VySWQiOiIzOTg0MTkwMzUifQ==</vt:lpwstr>
  </property>
</Properties>
</file>